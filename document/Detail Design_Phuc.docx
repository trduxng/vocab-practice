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0"/>
        <w:gridCol w:w="6327"/>
      </w:tblGrid>
      <w:tr w:rsidR="00A31ECD" w:rsidRPr="00324AF4" w14:paraId="1E462C6A" w14:textId="77777777" w:rsidTr="004B1BE3">
        <w:trPr>
          <w:trHeight w:val="1790"/>
          <w:jc w:val="center"/>
        </w:trPr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1C40B7" w14:textId="77777777" w:rsidR="00A31ECD" w:rsidRPr="00324AF4" w:rsidRDefault="00A31ECD" w:rsidP="004B1BE3">
            <w:pPr>
              <w:spacing w:after="120" w:line="240" w:lineRule="auto"/>
              <w:ind w:left="0" w:hanging="2"/>
              <w:jc w:val="both"/>
              <w:rPr>
                <w:rFonts w:cs="Arial"/>
                <w:b/>
                <w:bCs/>
              </w:rPr>
            </w:pPr>
            <w:r w:rsidRPr="00324AF4">
              <w:rPr>
                <w:rFonts w:cs="Arial"/>
                <w:b/>
                <w:bCs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E4E9EF5" wp14:editId="3934F2CC">
                  <wp:extent cx="1638300" cy="1543050"/>
                  <wp:effectExtent l="0" t="0" r="0" b="0"/>
                  <wp:docPr id="1" name="Picture 32" descr="Title: Hình ản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Title: Hình ản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38300" cy="1543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EB5491" w14:textId="77777777" w:rsidR="00A31ECD" w:rsidRPr="00324AF4" w:rsidRDefault="00A31ECD" w:rsidP="004B1BE3">
            <w:pPr>
              <w:spacing w:after="120" w:line="240" w:lineRule="auto"/>
              <w:ind w:left="0"/>
              <w:rPr>
                <w:rFonts w:cs="Arial"/>
                <w:b/>
                <w:bCs/>
              </w:rPr>
            </w:pPr>
            <w:r w:rsidRPr="00324AF4">
              <w:rPr>
                <w:rFonts w:cs="Arial"/>
                <w:b/>
                <w:bCs/>
                <w:color w:val="000000"/>
              </w:rPr>
              <w:t xml:space="preserve">Khoa Công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nghệ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thông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tin - Học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viện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Kỹ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thuật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quân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sự</w:t>
            </w:r>
            <w:proofErr w:type="spellEnd"/>
          </w:p>
          <w:p w14:paraId="1B181F56" w14:textId="77777777" w:rsidR="00A31ECD" w:rsidRPr="00324AF4" w:rsidRDefault="00A31ECD" w:rsidP="004B1BE3">
            <w:pPr>
              <w:spacing w:after="120" w:line="240" w:lineRule="auto"/>
              <w:ind w:left="0"/>
              <w:rPr>
                <w:rFonts w:cs="Arial"/>
                <w:b/>
                <w:bCs/>
              </w:rPr>
            </w:pP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Trụ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sở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: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Tầng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19,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nhà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S1, 236 Hoàng Quốc Việt,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Cầu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Giấy</w:t>
            </w:r>
            <w:proofErr w:type="spellEnd"/>
            <w:r w:rsidRPr="00324AF4">
              <w:rPr>
                <w:rFonts w:cs="Arial"/>
                <w:b/>
                <w:bCs/>
                <w:color w:val="000000"/>
              </w:rPr>
              <w:t xml:space="preserve">, Hà </w:t>
            </w:r>
            <w:proofErr w:type="spellStart"/>
            <w:r w:rsidRPr="00324AF4">
              <w:rPr>
                <w:rFonts w:cs="Arial"/>
                <w:b/>
                <w:bCs/>
                <w:color w:val="000000"/>
              </w:rPr>
              <w:t>Nội</w:t>
            </w:r>
            <w:proofErr w:type="spellEnd"/>
          </w:p>
          <w:p w14:paraId="0776E603" w14:textId="77777777" w:rsidR="00A31ECD" w:rsidRPr="00324AF4" w:rsidRDefault="00A31ECD" w:rsidP="004B1BE3">
            <w:pPr>
              <w:spacing w:after="120" w:line="240" w:lineRule="auto"/>
              <w:ind w:left="0"/>
              <w:rPr>
                <w:rFonts w:cs="Arial"/>
                <w:b/>
                <w:bCs/>
              </w:rPr>
            </w:pPr>
            <w:r w:rsidRPr="00324AF4">
              <w:rPr>
                <w:rFonts w:cs="Arial"/>
                <w:b/>
                <w:bCs/>
                <w:color w:val="000000"/>
              </w:rPr>
              <w:t>Tel: (+84) 069515329 - Email: fit@mta.edu.vn</w:t>
            </w:r>
          </w:p>
          <w:p w14:paraId="7762A44E" w14:textId="77777777" w:rsidR="00A31ECD" w:rsidRPr="00324AF4" w:rsidRDefault="00A31ECD" w:rsidP="004B1BE3">
            <w:pPr>
              <w:spacing w:after="120" w:line="240" w:lineRule="auto"/>
              <w:ind w:left="0" w:hanging="2"/>
              <w:rPr>
                <w:rFonts w:cs="Arial"/>
                <w:b/>
                <w:bCs/>
              </w:rPr>
            </w:pPr>
            <w:r w:rsidRPr="00324AF4">
              <w:rPr>
                <w:rFonts w:cs="Arial"/>
                <w:b/>
                <w:bCs/>
                <w:color w:val="000000"/>
              </w:rPr>
              <w:t>Website: https://fit.mta.edu.vn</w:t>
            </w:r>
          </w:p>
        </w:tc>
      </w:tr>
    </w:tbl>
    <w:p w14:paraId="05229D87" w14:textId="77777777" w:rsidR="00CD50C6" w:rsidRDefault="00CD50C6" w:rsidP="000852BB">
      <w:pPr>
        <w:jc w:val="both"/>
      </w:pPr>
    </w:p>
    <w:p w14:paraId="1C01EE4E" w14:textId="77777777" w:rsidR="00CD50C6" w:rsidRDefault="00CD50C6" w:rsidP="000852BB">
      <w:pPr>
        <w:jc w:val="both"/>
      </w:pPr>
    </w:p>
    <w:p w14:paraId="111FEAE6" w14:textId="77777777" w:rsidR="00CD50C6" w:rsidRDefault="00CD50C6" w:rsidP="000852BB">
      <w:pPr>
        <w:jc w:val="both"/>
      </w:pPr>
    </w:p>
    <w:p w14:paraId="108334C0" w14:textId="77777777" w:rsidR="00CD50C6" w:rsidRDefault="00CD50C6" w:rsidP="000852BB">
      <w:pPr>
        <w:jc w:val="both"/>
      </w:pPr>
    </w:p>
    <w:p w14:paraId="148B7043" w14:textId="77777777" w:rsidR="00CD50C6" w:rsidRDefault="00CD50C6" w:rsidP="000852BB">
      <w:pPr>
        <w:jc w:val="both"/>
      </w:pPr>
    </w:p>
    <w:p w14:paraId="445E6AE5" w14:textId="77777777" w:rsidR="006D57DF" w:rsidRPr="00B47B8A" w:rsidRDefault="00B47B8A" w:rsidP="00720EBA">
      <w:pPr>
        <w:spacing w:before="240"/>
        <w:ind w:left="0"/>
        <w:jc w:val="center"/>
        <w:rPr>
          <w:rFonts w:ascii="Times New Roman" w:hAnsi="Times New Roman"/>
          <w:b/>
          <w:color w:val="17365D"/>
          <w:spacing w:val="20"/>
          <w:sz w:val="48"/>
          <w:szCs w:val="48"/>
        </w:rPr>
      </w:pP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&lt;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V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OCABOOST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–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H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Ệ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T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HỐNG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H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ỌC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T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Ừ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VỰNG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TOEIC T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HÔNG</w:t>
      </w:r>
      <w:r w:rsidR="000852BB"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 xml:space="preserve"> M</w:t>
      </w:r>
      <w:r w:rsidRPr="00B47B8A">
        <w:rPr>
          <w:rFonts w:ascii="Times New Roman" w:hAnsi="Times New Roman"/>
          <w:b/>
          <w:color w:val="17365D"/>
          <w:spacing w:val="20"/>
          <w:sz w:val="26"/>
          <w:szCs w:val="48"/>
        </w:rPr>
        <w:t>INH&gt;</w:t>
      </w:r>
    </w:p>
    <w:p w14:paraId="7537A1A3" w14:textId="77777777" w:rsidR="00750CA1" w:rsidRDefault="00750CA1" w:rsidP="00720EBA">
      <w:pPr>
        <w:spacing w:before="240"/>
        <w:ind w:left="0"/>
        <w:jc w:val="center"/>
        <w:rPr>
          <w:rFonts w:ascii="Times New Roman" w:hAnsi="Times New Roman"/>
          <w:b/>
          <w:i/>
          <w:color w:val="17365D"/>
          <w:spacing w:val="30"/>
          <w:sz w:val="56"/>
          <w:szCs w:val="56"/>
        </w:rPr>
      </w:pPr>
      <w:r>
        <w:rPr>
          <w:rFonts w:ascii="Times New Roman" w:hAnsi="Times New Roman"/>
          <w:b/>
          <w:i/>
          <w:color w:val="17365D"/>
          <w:spacing w:val="30"/>
          <w:sz w:val="56"/>
          <w:szCs w:val="56"/>
        </w:rPr>
        <w:t>THIẾT KẾ</w:t>
      </w:r>
      <w:r w:rsidR="00197625">
        <w:rPr>
          <w:rFonts w:ascii="Times New Roman" w:hAnsi="Times New Roman"/>
          <w:b/>
          <w:i/>
          <w:color w:val="17365D"/>
          <w:spacing w:val="30"/>
          <w:sz w:val="56"/>
          <w:szCs w:val="56"/>
        </w:rPr>
        <w:t xml:space="preserve"> CHI TIẾT</w:t>
      </w:r>
    </w:p>
    <w:p w14:paraId="7240F13C" w14:textId="77777777" w:rsidR="00403908" w:rsidRPr="00403908" w:rsidRDefault="00403908" w:rsidP="000852BB">
      <w:pPr>
        <w:spacing w:before="240"/>
        <w:ind w:left="0"/>
        <w:jc w:val="both"/>
        <w:rPr>
          <w:rFonts w:ascii="Times New Roman" w:hAnsi="Times New Roman"/>
          <w:b/>
          <w:color w:val="AC0000"/>
          <w:spacing w:val="30"/>
          <w:sz w:val="48"/>
          <w:szCs w:val="4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C6D9F1"/>
        <w:tblLayout w:type="fixed"/>
        <w:tblLook w:val="0000" w:firstRow="0" w:lastRow="0" w:firstColumn="0" w:lastColumn="0" w:noHBand="0" w:noVBand="0"/>
      </w:tblPr>
      <w:tblGrid>
        <w:gridCol w:w="2379"/>
        <w:gridCol w:w="3287"/>
      </w:tblGrid>
      <w:tr w:rsidR="00622422" w14:paraId="0B769DCC" w14:textId="77777777" w:rsidTr="009C78B2">
        <w:trPr>
          <w:jc w:val="center"/>
        </w:trPr>
        <w:tc>
          <w:tcPr>
            <w:tcW w:w="2379" w:type="dxa"/>
            <w:shd w:val="clear" w:color="auto" w:fill="FABF8F" w:themeFill="accent6" w:themeFillTint="99"/>
          </w:tcPr>
          <w:p w14:paraId="407370ED" w14:textId="77777777" w:rsidR="00622422" w:rsidRPr="00745B4B" w:rsidRDefault="00622422" w:rsidP="000852BB">
            <w:pPr>
              <w:pStyle w:val="HeadingLv1"/>
              <w:jc w:val="both"/>
            </w:pPr>
            <w:r w:rsidRPr="00745B4B">
              <w:t>Mã dự án</w:t>
            </w:r>
          </w:p>
        </w:tc>
        <w:tc>
          <w:tcPr>
            <w:tcW w:w="3287" w:type="dxa"/>
            <w:shd w:val="clear" w:color="auto" w:fill="FABF8F" w:themeFill="accent6" w:themeFillTint="99"/>
          </w:tcPr>
          <w:p w14:paraId="27BFFDC1" w14:textId="77777777" w:rsidR="00622422" w:rsidRPr="00622422" w:rsidRDefault="000852BB" w:rsidP="000852BB">
            <w:pPr>
              <w:pStyle w:val="HeadingLv2"/>
              <w:jc w:val="both"/>
            </w:pPr>
            <w:r w:rsidRPr="00622422">
              <w:t>&lt;202</w:t>
            </w:r>
            <w:r w:rsidR="00A31ECD">
              <w:t>6</w:t>
            </w:r>
            <w:r w:rsidRPr="00622422">
              <w:t>_VocaBoost_</w:t>
            </w:r>
            <w:r w:rsidR="00A31ECD">
              <w:t>MTA</w:t>
            </w:r>
            <w:r w:rsidRPr="00622422">
              <w:t>&gt;</w:t>
            </w:r>
            <w:bookmarkStart w:id="0" w:name="_Hlk56516617"/>
            <w:bookmarkEnd w:id="0"/>
          </w:p>
        </w:tc>
      </w:tr>
      <w:tr w:rsidR="00622422" w14:paraId="780587EE" w14:textId="77777777" w:rsidTr="009C78B2">
        <w:trPr>
          <w:jc w:val="center"/>
        </w:trPr>
        <w:tc>
          <w:tcPr>
            <w:tcW w:w="2379" w:type="dxa"/>
            <w:shd w:val="clear" w:color="auto" w:fill="FABF8F" w:themeFill="accent6" w:themeFillTint="99"/>
          </w:tcPr>
          <w:p w14:paraId="609055ED" w14:textId="77777777" w:rsidR="00622422" w:rsidRPr="00745B4B" w:rsidRDefault="00154993" w:rsidP="000852BB">
            <w:pPr>
              <w:pStyle w:val="HeadingLv1"/>
              <w:jc w:val="both"/>
            </w:pPr>
            <w:r>
              <w:t>Phiên bản</w:t>
            </w:r>
          </w:p>
        </w:tc>
        <w:tc>
          <w:tcPr>
            <w:tcW w:w="3287" w:type="dxa"/>
            <w:shd w:val="clear" w:color="auto" w:fill="FABF8F" w:themeFill="accent6" w:themeFillTint="99"/>
          </w:tcPr>
          <w:p w14:paraId="1C3D557E" w14:textId="77777777" w:rsidR="00622422" w:rsidRPr="00622422" w:rsidRDefault="00720EBA" w:rsidP="000852BB">
            <w:pPr>
              <w:pStyle w:val="HeadingLv2"/>
              <w:ind w:left="0"/>
              <w:jc w:val="both"/>
            </w:pPr>
            <w:r>
              <w:t>V1.0.0</w:t>
            </w:r>
          </w:p>
        </w:tc>
      </w:tr>
      <w:tr w:rsidR="00622422" w14:paraId="73CA3A71" w14:textId="77777777" w:rsidTr="009C78B2">
        <w:trPr>
          <w:jc w:val="center"/>
        </w:trPr>
        <w:tc>
          <w:tcPr>
            <w:tcW w:w="2379" w:type="dxa"/>
            <w:shd w:val="clear" w:color="auto" w:fill="FABF8F" w:themeFill="accent6" w:themeFillTint="99"/>
          </w:tcPr>
          <w:p w14:paraId="073CA868" w14:textId="77777777" w:rsidR="00622422" w:rsidRPr="00745B4B" w:rsidRDefault="00622422" w:rsidP="000852BB">
            <w:pPr>
              <w:pStyle w:val="HeadingLv1"/>
              <w:jc w:val="both"/>
            </w:pPr>
            <w:r w:rsidRPr="00745B4B">
              <w:t>Ngày</w:t>
            </w:r>
          </w:p>
        </w:tc>
        <w:tc>
          <w:tcPr>
            <w:tcW w:w="3287" w:type="dxa"/>
            <w:shd w:val="clear" w:color="auto" w:fill="FABF8F" w:themeFill="accent6" w:themeFillTint="99"/>
          </w:tcPr>
          <w:p w14:paraId="3D154378" w14:textId="77777777" w:rsidR="00622422" w:rsidRPr="00622422" w:rsidRDefault="00A31ECD" w:rsidP="000852BB">
            <w:pPr>
              <w:pStyle w:val="HeadingLv2"/>
              <w:jc w:val="both"/>
            </w:pPr>
            <w:r>
              <w:t>20</w:t>
            </w:r>
            <w:r w:rsidR="00622422" w:rsidRPr="00622422">
              <w:t>/</w:t>
            </w:r>
            <w:r>
              <w:t>06</w:t>
            </w:r>
            <w:r w:rsidR="00622422" w:rsidRPr="00622422">
              <w:t>/</w:t>
            </w:r>
            <w:r>
              <w:t>2026</w:t>
            </w:r>
          </w:p>
        </w:tc>
      </w:tr>
    </w:tbl>
    <w:p w14:paraId="3030F7D0" w14:textId="77777777" w:rsidR="00CD50C6" w:rsidRPr="00A9422D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619FBCA7" w14:textId="77777777" w:rsidR="00CD50C6" w:rsidRPr="00A9422D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4815478E" w14:textId="77777777" w:rsidR="00CD50C6" w:rsidRPr="00A9422D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7366FA35" w14:textId="77777777" w:rsidR="00CD50C6" w:rsidRPr="00A9422D" w:rsidRDefault="00CD50C6" w:rsidP="000852BB">
      <w:pPr>
        <w:jc w:val="both"/>
        <w:rPr>
          <w:rFonts w:ascii="Times New Roman" w:hAnsi="Times New Roman"/>
          <w:sz w:val="24"/>
          <w:szCs w:val="24"/>
        </w:rPr>
      </w:pPr>
    </w:p>
    <w:p w14:paraId="5099CB79" w14:textId="77777777" w:rsidR="00403908" w:rsidRDefault="00403908" w:rsidP="000852BB">
      <w:pPr>
        <w:jc w:val="both"/>
        <w:rPr>
          <w:rFonts w:ascii="Times New Roman" w:hAnsi="Times New Roman"/>
          <w:sz w:val="24"/>
          <w:szCs w:val="24"/>
        </w:rPr>
      </w:pPr>
    </w:p>
    <w:p w14:paraId="371FC37D" w14:textId="77777777" w:rsidR="00AA3040" w:rsidRPr="00A9422D" w:rsidRDefault="00AA3040" w:rsidP="000852BB">
      <w:pPr>
        <w:jc w:val="both"/>
        <w:rPr>
          <w:rFonts w:ascii="Times New Roman" w:hAnsi="Times New Roman"/>
          <w:sz w:val="24"/>
          <w:szCs w:val="24"/>
        </w:rPr>
      </w:pPr>
    </w:p>
    <w:p w14:paraId="589B66C7" w14:textId="77777777" w:rsidR="00A31ECD" w:rsidRDefault="00A9422D" w:rsidP="00720EBA">
      <w:pPr>
        <w:pStyle w:val="NormalTB"/>
      </w:pPr>
      <w:r w:rsidRPr="00A9422D">
        <w:t>&lt;</w:t>
      </w:r>
      <w:r w:rsidR="00A31ECD">
        <w:t>HÀ NỘI</w:t>
      </w:r>
      <w:r w:rsidRPr="00A9422D">
        <w:t>, 6-2026&gt;</w:t>
      </w:r>
    </w:p>
    <w:p w14:paraId="5CC2CE5C" w14:textId="77777777" w:rsidR="00A31ECD" w:rsidRDefault="00A31ECD" w:rsidP="00720EBA">
      <w:pPr>
        <w:pStyle w:val="NormalTB"/>
      </w:pPr>
    </w:p>
    <w:p w14:paraId="3873991B" w14:textId="77777777" w:rsidR="00A9422D" w:rsidRPr="00A9422D" w:rsidRDefault="00A9422D" w:rsidP="00720EBA">
      <w:pPr>
        <w:pStyle w:val="NormalTB"/>
        <w:rPr>
          <w:rFonts w:cs="Arial"/>
          <w:color w:val="003300"/>
        </w:rPr>
      </w:pPr>
      <w:r w:rsidRPr="00A9422D">
        <w:lastRenderedPageBreak/>
        <w:t>NỘI DUNG SỬA ĐỔI</w:t>
      </w:r>
    </w:p>
    <w:p w14:paraId="45C57A0C" w14:textId="77777777" w:rsidR="00A9422D" w:rsidRDefault="007342AB" w:rsidP="000852BB">
      <w:pPr>
        <w:ind w:left="0"/>
        <w:jc w:val="both"/>
      </w:pPr>
      <w:r>
        <w:t>*M</w:t>
      </w:r>
      <w:r w:rsidR="00A9422D">
        <w:t xml:space="preserve">- </w:t>
      </w:r>
      <w:proofErr w:type="spellStart"/>
      <w:r>
        <w:t>Mới</w:t>
      </w:r>
      <w:proofErr w:type="spellEnd"/>
      <w:r w:rsidR="00A9422D">
        <w:t xml:space="preserve"> </w:t>
      </w:r>
      <w:r>
        <w:t>S</w:t>
      </w:r>
      <w:r w:rsidR="00A9422D">
        <w:t xml:space="preserve"> </w:t>
      </w:r>
      <w:r>
        <w:t>–</w:t>
      </w:r>
      <w:r w:rsidR="00A9422D">
        <w:t xml:space="preserve"> </w:t>
      </w:r>
      <w:proofErr w:type="spellStart"/>
      <w:r>
        <w:t>Sửa</w:t>
      </w:r>
      <w:proofErr w:type="spellEnd"/>
      <w:r w:rsidR="00A9422D">
        <w:t xml:space="preserve"> </w:t>
      </w:r>
      <w:r>
        <w:t>X</w:t>
      </w:r>
      <w:r w:rsidR="00A9422D">
        <w:t xml:space="preserve"> - </w:t>
      </w:r>
      <w:proofErr w:type="spellStart"/>
      <w:r>
        <w:t>Xóa</w:t>
      </w:r>
      <w:proofErr w:type="spellEnd"/>
    </w:p>
    <w:tbl>
      <w:tblPr>
        <w:tblW w:w="9090" w:type="dxa"/>
        <w:tblInd w:w="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810"/>
        <w:gridCol w:w="2250"/>
        <w:gridCol w:w="900"/>
        <w:gridCol w:w="2520"/>
        <w:gridCol w:w="1620"/>
        <w:gridCol w:w="990"/>
      </w:tblGrid>
      <w:tr w:rsidR="00622422" w:rsidRPr="00D25E6C" w14:paraId="147F0FA4" w14:textId="77777777" w:rsidTr="009C78B2">
        <w:trPr>
          <w:trHeight w:val="728"/>
        </w:trPr>
        <w:tc>
          <w:tcPr>
            <w:tcW w:w="810" w:type="dxa"/>
            <w:shd w:val="clear" w:color="auto" w:fill="FABF8F" w:themeFill="accent6" w:themeFillTint="99"/>
          </w:tcPr>
          <w:p w14:paraId="43E80503" w14:textId="77777777" w:rsidR="00622422" w:rsidRPr="00D25E6C" w:rsidRDefault="00622422" w:rsidP="000852BB">
            <w:pPr>
              <w:pStyle w:val="HeadingLv1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25E6C">
              <w:rPr>
                <w:rFonts w:ascii="Arial" w:hAnsi="Arial" w:cs="Arial"/>
                <w:color w:val="auto"/>
                <w:sz w:val="20"/>
                <w:szCs w:val="20"/>
              </w:rPr>
              <w:t>Ngày</w:t>
            </w:r>
          </w:p>
        </w:tc>
        <w:tc>
          <w:tcPr>
            <w:tcW w:w="2250" w:type="dxa"/>
            <w:shd w:val="clear" w:color="auto" w:fill="FABF8F" w:themeFill="accent6" w:themeFillTint="99"/>
          </w:tcPr>
          <w:p w14:paraId="37151816" w14:textId="77777777" w:rsidR="00622422" w:rsidRPr="00D25E6C" w:rsidRDefault="00622422" w:rsidP="000852BB">
            <w:pPr>
              <w:pStyle w:val="HeadingLv1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25E6C">
              <w:rPr>
                <w:rFonts w:ascii="Arial" w:hAnsi="Arial" w:cs="Arial"/>
                <w:color w:val="auto"/>
                <w:sz w:val="20"/>
                <w:szCs w:val="20"/>
              </w:rPr>
              <w:t>Mục sửa đổi</w:t>
            </w:r>
          </w:p>
        </w:tc>
        <w:tc>
          <w:tcPr>
            <w:tcW w:w="900" w:type="dxa"/>
            <w:shd w:val="clear" w:color="auto" w:fill="FABF8F" w:themeFill="accent6" w:themeFillTint="99"/>
          </w:tcPr>
          <w:p w14:paraId="3F49CF38" w14:textId="77777777" w:rsidR="00622422" w:rsidRPr="00D25E6C" w:rsidRDefault="00622422" w:rsidP="000852BB">
            <w:pPr>
              <w:pStyle w:val="HeadingLv1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25E6C">
              <w:rPr>
                <w:rFonts w:ascii="Arial" w:hAnsi="Arial" w:cs="Arial"/>
                <w:color w:val="auto"/>
                <w:sz w:val="20"/>
                <w:szCs w:val="20"/>
              </w:rPr>
              <w:t>M*</w:t>
            </w:r>
            <w:r w:rsidRPr="00D25E6C">
              <w:rPr>
                <w:rFonts w:ascii="Arial" w:hAnsi="Arial" w:cs="Arial"/>
                <w:color w:val="auto"/>
                <w:sz w:val="20"/>
                <w:szCs w:val="20"/>
              </w:rPr>
              <w:br/>
              <w:t>S, X</w:t>
            </w:r>
          </w:p>
        </w:tc>
        <w:tc>
          <w:tcPr>
            <w:tcW w:w="2520" w:type="dxa"/>
            <w:shd w:val="clear" w:color="auto" w:fill="FABF8F" w:themeFill="accent6" w:themeFillTint="99"/>
          </w:tcPr>
          <w:p w14:paraId="0D9F7F46" w14:textId="77777777" w:rsidR="00622422" w:rsidRPr="00D25E6C" w:rsidRDefault="00622422" w:rsidP="000852BB">
            <w:pPr>
              <w:pStyle w:val="HeadingLv1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25E6C">
              <w:rPr>
                <w:rFonts w:ascii="Arial" w:hAnsi="Arial" w:cs="Arial"/>
                <w:color w:val="auto"/>
                <w:sz w:val="20"/>
                <w:szCs w:val="20"/>
              </w:rPr>
              <w:t>Nội dung sửa đổi</w:t>
            </w:r>
          </w:p>
        </w:tc>
        <w:tc>
          <w:tcPr>
            <w:tcW w:w="1620" w:type="dxa"/>
            <w:shd w:val="clear" w:color="auto" w:fill="FABF8F" w:themeFill="accent6" w:themeFillTint="99"/>
          </w:tcPr>
          <w:p w14:paraId="3AE2516F" w14:textId="77777777" w:rsidR="00622422" w:rsidRPr="00D25E6C" w:rsidRDefault="00622422" w:rsidP="000852BB">
            <w:pPr>
              <w:pStyle w:val="HeadingLv1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25E6C">
              <w:rPr>
                <w:rFonts w:ascii="Arial" w:hAnsi="Arial" w:cs="Arial"/>
                <w:color w:val="auto"/>
                <w:sz w:val="20"/>
                <w:szCs w:val="20"/>
              </w:rPr>
              <w:t>Người sửa đổi</w:t>
            </w:r>
          </w:p>
        </w:tc>
        <w:tc>
          <w:tcPr>
            <w:tcW w:w="990" w:type="dxa"/>
            <w:shd w:val="clear" w:color="auto" w:fill="FABF8F" w:themeFill="accent6" w:themeFillTint="99"/>
          </w:tcPr>
          <w:p w14:paraId="175AE139" w14:textId="77777777" w:rsidR="00622422" w:rsidRPr="00D25E6C" w:rsidRDefault="00622422" w:rsidP="000852BB">
            <w:pPr>
              <w:pStyle w:val="HeadingLv1"/>
              <w:jc w:val="both"/>
              <w:rPr>
                <w:rFonts w:ascii="Arial" w:hAnsi="Arial" w:cs="Arial"/>
                <w:color w:val="auto"/>
                <w:sz w:val="20"/>
                <w:szCs w:val="20"/>
              </w:rPr>
            </w:pPr>
            <w:r w:rsidRPr="00D25E6C">
              <w:rPr>
                <w:rFonts w:ascii="Arial" w:hAnsi="Arial" w:cs="Arial"/>
                <w:color w:val="auto"/>
                <w:sz w:val="20"/>
                <w:szCs w:val="20"/>
              </w:rPr>
              <w:t>Lần sửa đổi</w:t>
            </w:r>
          </w:p>
        </w:tc>
      </w:tr>
      <w:tr w:rsidR="00622422" w:rsidRPr="006E1D6F" w14:paraId="6215B16B" w14:textId="77777777" w:rsidTr="006E1D6F">
        <w:tc>
          <w:tcPr>
            <w:tcW w:w="810" w:type="dxa"/>
          </w:tcPr>
          <w:p w14:paraId="6987C870" w14:textId="77777777" w:rsidR="00622422" w:rsidRPr="006E1D6F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2250" w:type="dxa"/>
          </w:tcPr>
          <w:p w14:paraId="192163EE" w14:textId="77777777" w:rsidR="00622422" w:rsidRPr="006E1D6F" w:rsidRDefault="000852BB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Tạo tài liệu</w:t>
            </w:r>
          </w:p>
        </w:tc>
        <w:tc>
          <w:tcPr>
            <w:tcW w:w="900" w:type="dxa"/>
          </w:tcPr>
          <w:p w14:paraId="310362E0" w14:textId="77777777" w:rsidR="00622422" w:rsidRPr="006E1D6F" w:rsidRDefault="000852BB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M</w:t>
            </w:r>
          </w:p>
        </w:tc>
        <w:tc>
          <w:tcPr>
            <w:tcW w:w="2520" w:type="dxa"/>
          </w:tcPr>
          <w:p w14:paraId="69F4F4CD" w14:textId="77777777" w:rsidR="00622422" w:rsidRPr="006E1D6F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1620" w:type="dxa"/>
          </w:tcPr>
          <w:p w14:paraId="75605CF9" w14:textId="77777777" w:rsidR="00622422" w:rsidRPr="006E1D6F" w:rsidRDefault="000852BB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Nguyễn Hoàng Phúc</w:t>
            </w:r>
          </w:p>
        </w:tc>
        <w:tc>
          <w:tcPr>
            <w:tcW w:w="990" w:type="dxa"/>
          </w:tcPr>
          <w:p w14:paraId="0CDBAA01" w14:textId="77777777" w:rsidR="00622422" w:rsidRPr="006E1D6F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</w:tr>
      <w:tr w:rsidR="00622422" w:rsidRPr="006E1D6F" w14:paraId="6390B06A" w14:textId="77777777" w:rsidTr="006E1D6F">
        <w:tc>
          <w:tcPr>
            <w:tcW w:w="810" w:type="dxa"/>
          </w:tcPr>
          <w:p w14:paraId="75443387" w14:textId="77777777" w:rsidR="00622422" w:rsidRPr="006E1D6F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2250" w:type="dxa"/>
          </w:tcPr>
          <w:p w14:paraId="5479C431" w14:textId="77777777" w:rsidR="00622422" w:rsidRPr="006E1D6F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900" w:type="dxa"/>
          </w:tcPr>
          <w:p w14:paraId="5E687945" w14:textId="77777777" w:rsidR="00622422" w:rsidRPr="006E1D6F" w:rsidRDefault="000852BB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520" w:type="dxa"/>
          </w:tcPr>
          <w:p w14:paraId="6901345D" w14:textId="77777777" w:rsidR="00622422" w:rsidRPr="006E1D6F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1620" w:type="dxa"/>
          </w:tcPr>
          <w:p w14:paraId="6E42CDFE" w14:textId="77777777" w:rsidR="00622422" w:rsidRPr="006E1D6F" w:rsidRDefault="00A31ECD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Trần Tuấn Dũng</w:t>
            </w:r>
          </w:p>
        </w:tc>
        <w:tc>
          <w:tcPr>
            <w:tcW w:w="990" w:type="dxa"/>
          </w:tcPr>
          <w:p w14:paraId="13E56CEE" w14:textId="77777777" w:rsidR="00622422" w:rsidRPr="006E1D6F" w:rsidRDefault="000852BB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622422" w:rsidRPr="00D25E6C" w14:paraId="02AC8307" w14:textId="77777777" w:rsidTr="006E1D6F">
        <w:tc>
          <w:tcPr>
            <w:tcW w:w="810" w:type="dxa"/>
          </w:tcPr>
          <w:p w14:paraId="40CCB710" w14:textId="77777777" w:rsidR="00622422" w:rsidRPr="00D25E6C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2250" w:type="dxa"/>
          </w:tcPr>
          <w:p w14:paraId="0897B184" w14:textId="77777777" w:rsidR="00622422" w:rsidRPr="00D25E6C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900" w:type="dxa"/>
          </w:tcPr>
          <w:p w14:paraId="3E81BA1E" w14:textId="77777777" w:rsidR="00622422" w:rsidRPr="00D25E6C" w:rsidRDefault="000852BB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S</w:t>
            </w:r>
          </w:p>
        </w:tc>
        <w:tc>
          <w:tcPr>
            <w:tcW w:w="2520" w:type="dxa"/>
          </w:tcPr>
          <w:p w14:paraId="11CDEE56" w14:textId="77777777" w:rsidR="00622422" w:rsidRPr="00D25E6C" w:rsidRDefault="00622422" w:rsidP="000852BB">
            <w:pPr>
              <w:pStyle w:val="Bang0"/>
              <w:jc w:val="both"/>
              <w:rPr>
                <w:sz w:val="20"/>
              </w:rPr>
            </w:pPr>
          </w:p>
        </w:tc>
        <w:tc>
          <w:tcPr>
            <w:tcW w:w="1620" w:type="dxa"/>
          </w:tcPr>
          <w:p w14:paraId="243D2020" w14:textId="77777777" w:rsidR="00622422" w:rsidRPr="00D25E6C" w:rsidRDefault="00A31ECD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Lại Đức Tùng</w:t>
            </w:r>
          </w:p>
        </w:tc>
        <w:tc>
          <w:tcPr>
            <w:tcW w:w="990" w:type="dxa"/>
          </w:tcPr>
          <w:p w14:paraId="58063F05" w14:textId="77777777" w:rsidR="00622422" w:rsidRPr="00D25E6C" w:rsidRDefault="000852BB" w:rsidP="000852BB">
            <w:pPr>
              <w:pStyle w:val="Bang0"/>
              <w:jc w:val="both"/>
              <w:rPr>
                <w:sz w:val="20"/>
              </w:rPr>
            </w:pPr>
            <w:r>
              <w:rPr>
                <w:sz w:val="20"/>
              </w:rPr>
              <w:t>1</w:t>
            </w:r>
          </w:p>
        </w:tc>
      </w:tr>
      <w:tr w:rsidR="00622422" w14:paraId="67A4EFEE" w14:textId="77777777" w:rsidTr="006E1D6F">
        <w:tc>
          <w:tcPr>
            <w:tcW w:w="810" w:type="dxa"/>
          </w:tcPr>
          <w:p w14:paraId="2F2B5FB6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2E039D7D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5BBDA31E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1527A685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2D2BF005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09A3B009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177F583A" w14:textId="77777777" w:rsidTr="006E1D6F">
        <w:tc>
          <w:tcPr>
            <w:tcW w:w="810" w:type="dxa"/>
          </w:tcPr>
          <w:p w14:paraId="3D95732C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29704689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534ED0A8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11A7A389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673984D3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24A98C7D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0CE39B6B" w14:textId="77777777" w:rsidTr="006E1D6F">
        <w:tc>
          <w:tcPr>
            <w:tcW w:w="810" w:type="dxa"/>
          </w:tcPr>
          <w:p w14:paraId="0B68611F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3E6290A5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6653CE20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381786B4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79978280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447663E8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4B4A773B" w14:textId="77777777" w:rsidTr="006E1D6F">
        <w:tc>
          <w:tcPr>
            <w:tcW w:w="810" w:type="dxa"/>
          </w:tcPr>
          <w:p w14:paraId="12CE0D13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05D84409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54B6AE3D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7F473100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692FBAD8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671FD565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12A7BEB4" w14:textId="77777777" w:rsidTr="006E1D6F">
        <w:tc>
          <w:tcPr>
            <w:tcW w:w="810" w:type="dxa"/>
          </w:tcPr>
          <w:p w14:paraId="02CCEFB9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0B154528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4A0AC4CF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1A2D094A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4CCA2D1B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03313AC1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2C9F3381" w14:textId="77777777" w:rsidTr="006E1D6F">
        <w:tc>
          <w:tcPr>
            <w:tcW w:w="810" w:type="dxa"/>
          </w:tcPr>
          <w:p w14:paraId="484BC8E6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1E66F14E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6E43F754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407441FC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47142CC0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6C05912C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473DAF62" w14:textId="77777777" w:rsidTr="006E1D6F">
        <w:tc>
          <w:tcPr>
            <w:tcW w:w="810" w:type="dxa"/>
          </w:tcPr>
          <w:p w14:paraId="7287B2B4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5ADF913C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4DD38FBA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483D9FBF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7F263FAB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796588CA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101DAB2C" w14:textId="77777777" w:rsidTr="006E1D6F">
        <w:tc>
          <w:tcPr>
            <w:tcW w:w="810" w:type="dxa"/>
          </w:tcPr>
          <w:p w14:paraId="247E2223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15F062E6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420EBE49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4AA6E138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7F1AEDFE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47292282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57B6A8CC" w14:textId="77777777" w:rsidTr="006E1D6F">
        <w:tc>
          <w:tcPr>
            <w:tcW w:w="810" w:type="dxa"/>
          </w:tcPr>
          <w:p w14:paraId="5D3C7792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73C40BE7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4309A463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63F45363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2F2FEC9C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5C94E8DF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198445D0" w14:textId="77777777" w:rsidTr="006E1D6F">
        <w:tc>
          <w:tcPr>
            <w:tcW w:w="810" w:type="dxa"/>
          </w:tcPr>
          <w:p w14:paraId="157688A2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7F645F40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48A7277D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4FA2CF62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33FACECD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37DC4D0A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4BE94E93" w14:textId="77777777" w:rsidTr="006E1D6F">
        <w:tc>
          <w:tcPr>
            <w:tcW w:w="810" w:type="dxa"/>
          </w:tcPr>
          <w:p w14:paraId="0276F37D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2867BB5C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2E8B6DB3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35FC3C20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289B7822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6F5C8864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3353FA67" w14:textId="77777777" w:rsidTr="006E1D6F">
        <w:tc>
          <w:tcPr>
            <w:tcW w:w="810" w:type="dxa"/>
          </w:tcPr>
          <w:p w14:paraId="50784D1F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3233716F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7A937AA0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06D43B06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16E90211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0400F216" w14:textId="77777777" w:rsidR="00622422" w:rsidRDefault="00622422" w:rsidP="000852BB">
            <w:pPr>
              <w:pStyle w:val="Bang0"/>
              <w:jc w:val="both"/>
            </w:pPr>
          </w:p>
        </w:tc>
      </w:tr>
      <w:tr w:rsidR="00622422" w14:paraId="334DA547" w14:textId="77777777" w:rsidTr="006E1D6F">
        <w:tc>
          <w:tcPr>
            <w:tcW w:w="810" w:type="dxa"/>
          </w:tcPr>
          <w:p w14:paraId="37BA150A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250" w:type="dxa"/>
          </w:tcPr>
          <w:p w14:paraId="78C5EF61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00" w:type="dxa"/>
          </w:tcPr>
          <w:p w14:paraId="5C7D58C5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2520" w:type="dxa"/>
          </w:tcPr>
          <w:p w14:paraId="4FC35335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1620" w:type="dxa"/>
          </w:tcPr>
          <w:p w14:paraId="135C09B3" w14:textId="77777777" w:rsidR="00622422" w:rsidRDefault="00622422" w:rsidP="000852BB">
            <w:pPr>
              <w:pStyle w:val="Bang0"/>
              <w:jc w:val="both"/>
            </w:pPr>
          </w:p>
        </w:tc>
        <w:tc>
          <w:tcPr>
            <w:tcW w:w="990" w:type="dxa"/>
          </w:tcPr>
          <w:p w14:paraId="4CECCBA7" w14:textId="77777777" w:rsidR="00622422" w:rsidRDefault="00622422" w:rsidP="000852BB">
            <w:pPr>
              <w:pStyle w:val="Bang0"/>
              <w:jc w:val="both"/>
            </w:pPr>
          </w:p>
        </w:tc>
      </w:tr>
    </w:tbl>
    <w:p w14:paraId="44CA65F1" w14:textId="77777777" w:rsidR="00A9422D" w:rsidRDefault="00A9422D" w:rsidP="000852BB">
      <w:pPr>
        <w:ind w:left="0"/>
        <w:jc w:val="both"/>
      </w:pPr>
    </w:p>
    <w:p w14:paraId="23B59D87" w14:textId="77777777" w:rsidR="00A9422D" w:rsidRDefault="00A9422D" w:rsidP="000852BB">
      <w:pPr>
        <w:pStyle w:val="NormalH"/>
        <w:spacing w:before="360" w:after="240" w:line="240" w:lineRule="auto"/>
        <w:ind w:left="0"/>
        <w:jc w:val="both"/>
      </w:pPr>
      <w:r>
        <w:rPr>
          <w:rFonts w:cs="Arial"/>
          <w:b/>
          <w:caps/>
          <w:color w:val="003300"/>
          <w:sz w:val="24"/>
        </w:rPr>
        <w:br w:type="page"/>
      </w:r>
      <w:r w:rsidR="007342AB">
        <w:rPr>
          <w:rFonts w:cs="Arial"/>
          <w:b/>
          <w:caps/>
          <w:color w:val="003300"/>
          <w:sz w:val="24"/>
        </w:rPr>
        <w:lastRenderedPageBreak/>
        <w:t>TRANG KÝ</w:t>
      </w:r>
    </w:p>
    <w:p w14:paraId="096908C2" w14:textId="77777777" w:rsidR="00B219A2" w:rsidRPr="00324AF4" w:rsidRDefault="00B219A2" w:rsidP="00B219A2">
      <w:pPr>
        <w:jc w:val="both"/>
        <w:rPr>
          <w:rFonts w:cs="Arial"/>
          <w:b/>
          <w:bCs/>
        </w:rPr>
      </w:pPr>
    </w:p>
    <w:p w14:paraId="1D819D3F" w14:textId="77777777" w:rsidR="00B219A2" w:rsidRPr="00324AF4" w:rsidRDefault="00B219A2" w:rsidP="00B219A2">
      <w:pPr>
        <w:jc w:val="both"/>
        <w:rPr>
          <w:rFonts w:cs="Arial"/>
          <w:b/>
          <w:bCs/>
        </w:rPr>
      </w:pPr>
    </w:p>
    <w:p w14:paraId="107A3828" w14:textId="77777777" w:rsidR="00B219A2" w:rsidRPr="00324AF4" w:rsidRDefault="00B219A2" w:rsidP="00B219A2">
      <w:pPr>
        <w:jc w:val="both"/>
        <w:rPr>
          <w:rFonts w:cs="Arial"/>
          <w:b/>
          <w:bCs/>
        </w:rPr>
      </w:pPr>
      <w:r w:rsidRPr="00324AF4">
        <w:rPr>
          <w:rFonts w:cs="Arial"/>
          <w:b/>
          <w:bCs/>
        </w:rPr>
        <w:t>NGƯỜI LẬP:</w:t>
      </w:r>
      <w:r w:rsidRPr="00324AF4">
        <w:rPr>
          <w:rFonts w:cs="Arial"/>
          <w:b/>
          <w:bCs/>
        </w:rPr>
        <w:tab/>
      </w:r>
      <w:r w:rsidRPr="00324AF4">
        <w:rPr>
          <w:rFonts w:cs="Arial"/>
          <w:b/>
          <w:bCs/>
        </w:rPr>
        <w:tab/>
        <w:t>Nguyễn Hoàng Phúc</w:t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  <w:t xml:space="preserve">           </w:t>
      </w:r>
      <w:r w:rsidRPr="00324AF4">
        <w:rPr>
          <w:rFonts w:cs="Arial"/>
          <w:b/>
          <w:bCs/>
        </w:rPr>
        <w:tab/>
        <w:t>&lt;</w:t>
      </w:r>
      <w:proofErr w:type="spellStart"/>
      <w:r w:rsidRPr="00324AF4">
        <w:rPr>
          <w:rFonts w:cs="Arial"/>
          <w:b/>
          <w:bCs/>
        </w:rPr>
        <w:t>Ngày</w:t>
      </w:r>
      <w:proofErr w:type="spellEnd"/>
      <w:r w:rsidRPr="00324AF4">
        <w:rPr>
          <w:rFonts w:cs="Arial"/>
          <w:b/>
          <w:bCs/>
        </w:rPr>
        <w:t>&gt;</w:t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</w:r>
    </w:p>
    <w:p w14:paraId="3BC907D6" w14:textId="77777777" w:rsidR="00B219A2" w:rsidRPr="00324AF4" w:rsidRDefault="00B219A2" w:rsidP="00B219A2">
      <w:pPr>
        <w:ind w:left="1267" w:firstLine="173"/>
        <w:jc w:val="both"/>
        <w:rPr>
          <w:rFonts w:cs="Arial"/>
          <w:b/>
          <w:bCs/>
        </w:rPr>
      </w:pPr>
      <w:r w:rsidRPr="00324AF4">
        <w:rPr>
          <w:rFonts w:cs="Arial"/>
          <w:b/>
          <w:bCs/>
        </w:rPr>
        <w:tab/>
      </w:r>
      <w:r w:rsidRPr="00324AF4">
        <w:rPr>
          <w:rFonts w:cs="Arial"/>
          <w:b/>
          <w:bCs/>
        </w:rPr>
        <w:tab/>
        <w:t>&lt;</w:t>
      </w:r>
      <w:proofErr w:type="spellStart"/>
      <w:r w:rsidRPr="00324AF4">
        <w:rPr>
          <w:rFonts w:cs="Arial"/>
          <w:b/>
          <w:bCs/>
        </w:rPr>
        <w:t>Vị</w:t>
      </w:r>
      <w:proofErr w:type="spellEnd"/>
      <w:r w:rsidRPr="00324AF4">
        <w:rPr>
          <w:rFonts w:cs="Arial"/>
          <w:b/>
          <w:bCs/>
        </w:rPr>
        <w:t xml:space="preserve"> </w:t>
      </w:r>
      <w:proofErr w:type="spellStart"/>
      <w:r w:rsidRPr="00324AF4">
        <w:rPr>
          <w:rFonts w:cs="Arial"/>
          <w:b/>
          <w:bCs/>
        </w:rPr>
        <w:t>trí</w:t>
      </w:r>
      <w:proofErr w:type="spellEnd"/>
      <w:r w:rsidR="0080212A">
        <w:rPr>
          <w:rFonts w:cs="Arial"/>
          <w:b/>
          <w:bCs/>
        </w:rPr>
        <w:t>: Backend, Architecture</w:t>
      </w:r>
      <w:r w:rsidRPr="00324AF4">
        <w:rPr>
          <w:rFonts w:cs="Arial"/>
          <w:b/>
          <w:bCs/>
        </w:rPr>
        <w:t>&gt;</w:t>
      </w:r>
    </w:p>
    <w:p w14:paraId="2A3E6427" w14:textId="77777777" w:rsidR="00B219A2" w:rsidRPr="00324AF4" w:rsidRDefault="00B219A2" w:rsidP="00B219A2">
      <w:pPr>
        <w:jc w:val="both"/>
        <w:rPr>
          <w:rFonts w:cs="Arial"/>
          <w:b/>
          <w:bCs/>
        </w:rPr>
      </w:pPr>
    </w:p>
    <w:p w14:paraId="3694E39E" w14:textId="77777777" w:rsidR="00B219A2" w:rsidRPr="00324AF4" w:rsidRDefault="00B219A2" w:rsidP="00B219A2">
      <w:pPr>
        <w:jc w:val="both"/>
        <w:rPr>
          <w:rFonts w:cs="Arial"/>
          <w:b/>
          <w:bCs/>
        </w:rPr>
      </w:pPr>
      <w:r w:rsidRPr="00324AF4">
        <w:rPr>
          <w:rFonts w:cs="Arial"/>
          <w:b/>
          <w:bCs/>
        </w:rPr>
        <w:t>NGƯỜI KIỂM TRA:</w:t>
      </w:r>
      <w:r w:rsidRPr="00324AF4">
        <w:rPr>
          <w:rFonts w:cs="Arial"/>
          <w:b/>
          <w:bCs/>
        </w:rPr>
        <w:tab/>
      </w:r>
      <w:proofErr w:type="spellStart"/>
      <w:r w:rsidRPr="00324AF4">
        <w:rPr>
          <w:rFonts w:cs="Arial"/>
          <w:b/>
          <w:bCs/>
        </w:rPr>
        <w:t>Lại</w:t>
      </w:r>
      <w:proofErr w:type="spellEnd"/>
      <w:r w:rsidRPr="00324AF4">
        <w:rPr>
          <w:rFonts w:cs="Arial"/>
          <w:b/>
          <w:bCs/>
        </w:rPr>
        <w:t xml:space="preserve"> Đức Tùng</w:t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  <w:t xml:space="preserve">           </w:t>
      </w:r>
      <w:r w:rsidRPr="00324AF4">
        <w:rPr>
          <w:rFonts w:cs="Arial"/>
          <w:b/>
          <w:bCs/>
        </w:rPr>
        <w:tab/>
        <w:t>&lt;</w:t>
      </w:r>
      <w:proofErr w:type="spellStart"/>
      <w:r w:rsidRPr="00324AF4">
        <w:rPr>
          <w:rFonts w:cs="Arial"/>
          <w:b/>
          <w:bCs/>
        </w:rPr>
        <w:t>Ngày</w:t>
      </w:r>
      <w:proofErr w:type="spellEnd"/>
      <w:r w:rsidRPr="00324AF4">
        <w:rPr>
          <w:rFonts w:cs="Arial"/>
          <w:b/>
          <w:bCs/>
        </w:rPr>
        <w:t>&gt;</w:t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</w:r>
    </w:p>
    <w:p w14:paraId="08ECE7C3" w14:textId="77777777" w:rsidR="00B219A2" w:rsidRPr="00324AF4" w:rsidRDefault="00B219A2" w:rsidP="00B219A2">
      <w:pPr>
        <w:ind w:left="1267" w:firstLine="173"/>
        <w:jc w:val="both"/>
        <w:rPr>
          <w:rFonts w:cs="Arial"/>
          <w:b/>
          <w:bCs/>
        </w:rPr>
      </w:pPr>
      <w:r w:rsidRPr="00324AF4">
        <w:rPr>
          <w:rFonts w:cs="Arial"/>
          <w:b/>
          <w:bCs/>
        </w:rPr>
        <w:tab/>
      </w:r>
      <w:r w:rsidRPr="00324AF4">
        <w:rPr>
          <w:rFonts w:cs="Arial"/>
          <w:b/>
          <w:bCs/>
        </w:rPr>
        <w:tab/>
        <w:t>&lt;</w:t>
      </w:r>
      <w:proofErr w:type="spellStart"/>
      <w:r w:rsidRPr="00324AF4">
        <w:rPr>
          <w:rFonts w:cs="Arial"/>
          <w:b/>
          <w:bCs/>
        </w:rPr>
        <w:t>Vị</w:t>
      </w:r>
      <w:proofErr w:type="spellEnd"/>
      <w:r w:rsidRPr="00324AF4">
        <w:rPr>
          <w:rFonts w:cs="Arial"/>
          <w:b/>
          <w:bCs/>
        </w:rPr>
        <w:t xml:space="preserve"> </w:t>
      </w:r>
      <w:proofErr w:type="spellStart"/>
      <w:r w:rsidRPr="00324AF4">
        <w:rPr>
          <w:rFonts w:cs="Arial"/>
          <w:b/>
          <w:bCs/>
        </w:rPr>
        <w:t>trí</w:t>
      </w:r>
      <w:proofErr w:type="spellEnd"/>
      <w:r w:rsidR="0080212A">
        <w:rPr>
          <w:rFonts w:cs="Arial"/>
          <w:b/>
          <w:bCs/>
        </w:rPr>
        <w:t>: Team Lead</w:t>
      </w:r>
      <w:r w:rsidRPr="00324AF4">
        <w:rPr>
          <w:rFonts w:cs="Arial"/>
          <w:b/>
          <w:bCs/>
        </w:rPr>
        <w:t>&gt;</w:t>
      </w:r>
    </w:p>
    <w:p w14:paraId="0383E2A2" w14:textId="77777777" w:rsidR="00B219A2" w:rsidRPr="00324AF4" w:rsidRDefault="00B219A2" w:rsidP="00B219A2">
      <w:pPr>
        <w:ind w:left="0"/>
        <w:jc w:val="both"/>
        <w:rPr>
          <w:rFonts w:cs="Arial"/>
          <w:b/>
          <w:bCs/>
        </w:rPr>
      </w:pPr>
      <w:r w:rsidRPr="00324AF4">
        <w:rPr>
          <w:rFonts w:cs="Arial"/>
          <w:b/>
          <w:bCs/>
        </w:rPr>
        <w:tab/>
      </w:r>
      <w:r w:rsidRPr="00324AF4">
        <w:rPr>
          <w:rFonts w:cs="Arial"/>
          <w:b/>
          <w:bCs/>
        </w:rPr>
        <w:tab/>
      </w:r>
      <w:r w:rsidRPr="00324AF4">
        <w:rPr>
          <w:rFonts w:cs="Arial"/>
          <w:b/>
          <w:bCs/>
        </w:rPr>
        <w:tab/>
      </w:r>
      <w:r w:rsidRPr="00324AF4">
        <w:rPr>
          <w:rFonts w:cs="Arial"/>
          <w:b/>
          <w:bCs/>
        </w:rPr>
        <w:tab/>
      </w:r>
    </w:p>
    <w:p w14:paraId="759A1C91" w14:textId="77777777" w:rsidR="00B219A2" w:rsidRPr="00324AF4" w:rsidRDefault="00B219A2" w:rsidP="00B219A2">
      <w:pPr>
        <w:jc w:val="both"/>
        <w:rPr>
          <w:rFonts w:cs="Arial"/>
          <w:b/>
          <w:bCs/>
        </w:rPr>
      </w:pPr>
      <w:r w:rsidRPr="00324AF4">
        <w:rPr>
          <w:rFonts w:cs="Arial"/>
          <w:b/>
          <w:bCs/>
        </w:rPr>
        <w:t>NGƯỜI PHÊ DUYỆT:</w:t>
      </w:r>
      <w:r w:rsidRPr="00324AF4">
        <w:rPr>
          <w:rFonts w:cs="Arial"/>
          <w:b/>
          <w:bCs/>
        </w:rPr>
        <w:tab/>
      </w:r>
      <w:proofErr w:type="spellStart"/>
      <w:r w:rsidRPr="00324AF4">
        <w:rPr>
          <w:rFonts w:cs="Arial"/>
          <w:b/>
          <w:bCs/>
        </w:rPr>
        <w:t>Trần</w:t>
      </w:r>
      <w:proofErr w:type="spellEnd"/>
      <w:r w:rsidRPr="00324AF4">
        <w:rPr>
          <w:rFonts w:cs="Arial"/>
          <w:b/>
          <w:bCs/>
        </w:rPr>
        <w:t xml:space="preserve"> Tuấn Dũng</w:t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  <w:t xml:space="preserve">           </w:t>
      </w:r>
      <w:r w:rsidRPr="00324AF4">
        <w:rPr>
          <w:rFonts w:cs="Arial"/>
          <w:b/>
          <w:bCs/>
        </w:rPr>
        <w:tab/>
        <w:t>&lt;</w:t>
      </w:r>
      <w:proofErr w:type="spellStart"/>
      <w:r w:rsidRPr="00324AF4">
        <w:rPr>
          <w:rFonts w:cs="Arial"/>
          <w:b/>
          <w:bCs/>
        </w:rPr>
        <w:t>Ngày</w:t>
      </w:r>
      <w:proofErr w:type="spellEnd"/>
      <w:r w:rsidRPr="00324AF4">
        <w:rPr>
          <w:rFonts w:cs="Arial"/>
          <w:b/>
          <w:bCs/>
        </w:rPr>
        <w:t>&gt;</w:t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</w:r>
      <w:r w:rsidRPr="00324AF4">
        <w:rPr>
          <w:rFonts w:cs="Arial"/>
          <w:b/>
          <w:bCs/>
          <w:u w:val="single"/>
        </w:rPr>
        <w:tab/>
      </w:r>
    </w:p>
    <w:p w14:paraId="3446DDF6" w14:textId="77777777" w:rsidR="00B219A2" w:rsidRPr="00324AF4" w:rsidRDefault="00B219A2" w:rsidP="00B219A2">
      <w:pPr>
        <w:ind w:left="1267" w:firstLine="173"/>
        <w:jc w:val="both"/>
        <w:rPr>
          <w:rFonts w:cs="Arial"/>
          <w:b/>
          <w:bCs/>
        </w:rPr>
      </w:pPr>
      <w:r w:rsidRPr="00324AF4">
        <w:rPr>
          <w:rFonts w:cs="Arial"/>
          <w:b/>
          <w:bCs/>
        </w:rPr>
        <w:tab/>
      </w:r>
      <w:r w:rsidRPr="00324AF4">
        <w:rPr>
          <w:rFonts w:cs="Arial"/>
          <w:b/>
          <w:bCs/>
        </w:rPr>
        <w:tab/>
        <w:t>&lt;</w:t>
      </w:r>
      <w:proofErr w:type="spellStart"/>
      <w:r w:rsidRPr="00324AF4">
        <w:rPr>
          <w:rFonts w:cs="Arial"/>
          <w:b/>
          <w:bCs/>
        </w:rPr>
        <w:t>Vị</w:t>
      </w:r>
      <w:proofErr w:type="spellEnd"/>
      <w:r w:rsidRPr="00324AF4">
        <w:rPr>
          <w:rFonts w:cs="Arial"/>
          <w:b/>
          <w:bCs/>
        </w:rPr>
        <w:t xml:space="preserve"> trí</w:t>
      </w:r>
      <w:r w:rsidR="0080212A">
        <w:rPr>
          <w:rFonts w:cs="Arial"/>
          <w:b/>
          <w:bCs/>
        </w:rPr>
        <w:t>: Frontend</w:t>
      </w:r>
      <w:r w:rsidRPr="00324AF4">
        <w:rPr>
          <w:rFonts w:cs="Arial"/>
          <w:b/>
          <w:bCs/>
        </w:rPr>
        <w:t>&gt;</w:t>
      </w:r>
    </w:p>
    <w:p w14:paraId="1DBE06CD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1E17B78C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0EE93DDE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24F7367B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3AF1D571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6A9611D6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1A372B04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5179FDFC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50119BF7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bCs/>
          <w:caps/>
          <w:color w:val="003300"/>
        </w:rPr>
      </w:pPr>
    </w:p>
    <w:p w14:paraId="4E993064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caps/>
          <w:color w:val="003300"/>
          <w:sz w:val="24"/>
        </w:rPr>
      </w:pPr>
    </w:p>
    <w:p w14:paraId="65E2481D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caps/>
          <w:color w:val="003300"/>
          <w:sz w:val="24"/>
        </w:rPr>
      </w:pPr>
    </w:p>
    <w:p w14:paraId="34F56DEE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caps/>
          <w:color w:val="003300"/>
          <w:sz w:val="24"/>
        </w:rPr>
      </w:pPr>
    </w:p>
    <w:p w14:paraId="468724CB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caps/>
          <w:color w:val="003300"/>
          <w:sz w:val="24"/>
        </w:rPr>
      </w:pPr>
    </w:p>
    <w:p w14:paraId="499B57B6" w14:textId="77777777" w:rsidR="00B219A2" w:rsidRDefault="00B219A2" w:rsidP="00B219A2">
      <w:pPr>
        <w:pStyle w:val="NormalH"/>
        <w:spacing w:before="360" w:after="240" w:line="240" w:lineRule="auto"/>
        <w:ind w:left="0"/>
        <w:jc w:val="both"/>
        <w:rPr>
          <w:rFonts w:cs="Arial"/>
          <w:b/>
          <w:caps/>
          <w:color w:val="003300"/>
          <w:sz w:val="24"/>
        </w:rPr>
      </w:pPr>
    </w:p>
    <w:p w14:paraId="4221B37B" w14:textId="77777777" w:rsidR="00056340" w:rsidRDefault="005F1D43">
      <w:pPr>
        <w:spacing w:after="200"/>
        <w:jc w:val="center"/>
      </w:pPr>
      <w:r>
        <w:rPr>
          <w:rFonts w:ascii="Times New Roman" w:hAnsi="Times New Roman"/>
          <w:b/>
          <w:color w:val="1A1A2E"/>
          <w:sz w:val="36"/>
          <w:szCs w:val="36"/>
        </w:rPr>
        <w:lastRenderedPageBreak/>
        <w:t>MỤC LỤC</w:t>
      </w:r>
    </w:p>
    <w:p w14:paraId="5203A0CC" w14:textId="58761692" w:rsidR="005F1D43" w:rsidRDefault="005F1D43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caps w:val="0"/>
          <w:kern w:val="2"/>
          <w:sz w:val="24"/>
          <w14:ligatures w14:val="standardContextual"/>
        </w:rPr>
      </w:pPr>
      <w:r>
        <w:rPr>
          <w:rFonts w:ascii="Times New Roman" w:hAnsi="Times New Roman"/>
        </w:rPr>
        <w:fldChar w:fldCharType="begin"/>
      </w:r>
      <w:r>
        <w:rPr>
          <w:rFonts w:ascii="Times New Roman" w:hAnsi="Times New Roman"/>
        </w:rPr>
        <w:instrText xml:space="preserve"> TOC \o "1-3" \h \z \u </w:instrText>
      </w:r>
      <w:r>
        <w:rPr>
          <w:rFonts w:ascii="Times New Roman" w:hAnsi="Times New Roman"/>
        </w:rPr>
        <w:fldChar w:fldCharType="separate"/>
      </w:r>
      <w:hyperlink w:anchor="_Toc233126438" w:history="1">
        <w:r w:rsidRPr="004D2694">
          <w:rPr>
            <w:rStyle w:val="Hyperlink"/>
          </w:rPr>
          <w:t>1.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GIỚI THIỆU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_Toc233126438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03C8E45" w14:textId="6DBAB1F7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39" w:history="1">
        <w:r w:rsidRPr="004D2694">
          <w:rPr>
            <w:rStyle w:val="Hyperlink"/>
          </w:rPr>
          <w:t>1.1.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Mục đích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_Toc233126439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E2AD6F0" w14:textId="6BEC93AA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40" w:history="1">
        <w:r w:rsidRPr="004D2694">
          <w:rPr>
            <w:rStyle w:val="Hyperlink"/>
          </w:rPr>
          <w:t>1.2.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Phạm vi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_Toc233126440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2C84A85B" w14:textId="28648B68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41" w:history="1">
        <w:r w:rsidRPr="004D2694">
          <w:rPr>
            <w:rStyle w:val="Hyperlink"/>
          </w:rPr>
          <w:t>1.3.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Vai trò và trách nhiệm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_Toc233126441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83B6580" w14:textId="0C0D42AF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42" w:history="1">
        <w:r w:rsidRPr="004D2694">
          <w:rPr>
            <w:rStyle w:val="Hyperlink"/>
          </w:rPr>
          <w:t>1.4.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Tài liệu tham khảo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_Toc233126442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19B1D36B" w14:textId="30EE321D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43" w:history="1">
        <w:r w:rsidRPr="004D2694">
          <w:rPr>
            <w:rStyle w:val="Hyperlink"/>
          </w:rPr>
          <w:t>1.5.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Từ và thuật ngữ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_Toc233126443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56086359" w14:textId="35C46538" w:rsidR="005F1D43" w:rsidRDefault="005F1D43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caps w:val="0"/>
          <w:kern w:val="2"/>
          <w:sz w:val="24"/>
          <w14:ligatures w14:val="standardContextual"/>
        </w:rPr>
      </w:pPr>
      <w:hyperlink w:anchor="_Toc233126444" w:history="1">
        <w:r w:rsidRPr="004D2694">
          <w:rPr>
            <w:rStyle w:val="Hyperlink"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TỔNG QUAN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_Toc233126444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AD81F02" w14:textId="4F6C43A6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45" w:history="1">
        <w:r w:rsidRPr="004D2694">
          <w:rPr>
            <w:rStyle w:val="Hyperlink"/>
          </w:rPr>
          <w:t>2.1.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Tổng quan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_Toc233126445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702A42C0" w14:textId="2B1E1641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46" w:history="1">
        <w:r w:rsidRPr="004D2694">
          <w:rPr>
            <w:rStyle w:val="Hyperlink"/>
          </w:rPr>
          <w:t>2.2.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Các yêu cầu chức năng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_Toc233126446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204FB457" w14:textId="4BF2378A" w:rsidR="005F1D43" w:rsidRDefault="005F1D43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caps w:val="0"/>
          <w:kern w:val="2"/>
          <w:sz w:val="24"/>
          <w14:ligatures w14:val="standardContextual"/>
        </w:rPr>
      </w:pPr>
      <w:hyperlink w:anchor="_Toc233126447" w:history="1">
        <w:r w:rsidRPr="004D2694">
          <w:rPr>
            <w:rStyle w:val="Hyperlink"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KIẾN TRÚC HỆ THỐNG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_Toc233126447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2CC6395C" w14:textId="6F3F134C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48" w:history="1">
        <w:r w:rsidRPr="004D2694">
          <w:rPr>
            <w:rStyle w:val="Hyperlink"/>
          </w:rPr>
          <w:t>3.1.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Mô hình kiến trúc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_Toc233126448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10</w:t>
        </w:r>
        <w:r>
          <w:rPr>
            <w:webHidden/>
          </w:rPr>
          <w:fldChar w:fldCharType="end"/>
        </w:r>
      </w:hyperlink>
    </w:p>
    <w:p w14:paraId="4B934A66" w14:textId="6970E89D" w:rsidR="005F1D43" w:rsidRDefault="005F1D43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caps w:val="0"/>
          <w:kern w:val="2"/>
          <w:sz w:val="24"/>
          <w14:ligatures w14:val="standardContextual"/>
        </w:rPr>
      </w:pPr>
      <w:hyperlink w:anchor="_Toc233126449" w:history="1">
        <w:r w:rsidRPr="004D2694">
          <w:rPr>
            <w:rStyle w:val="Hyperlink"/>
          </w:rPr>
          <w:t>4.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THIẾT KẾ LỚP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_Toc233126449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C9A0BEF" w14:textId="0DDF208E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50" w:history="1">
        <w:r w:rsidRPr="004D2694">
          <w:rPr>
            <w:rStyle w:val="Hyperlink"/>
          </w:rPr>
          <w:t>4.1.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Class Diagram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_Toc233126450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16</w:t>
        </w:r>
        <w:r>
          <w:rPr>
            <w:webHidden/>
          </w:rPr>
          <w:fldChar w:fldCharType="end"/>
        </w:r>
      </w:hyperlink>
    </w:p>
    <w:p w14:paraId="6CC8CAB4" w14:textId="5B47224A" w:rsidR="005F1D43" w:rsidRDefault="005F1D43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1" w:history="1">
        <w:r w:rsidRPr="004D2694">
          <w:rPr>
            <w:rStyle w:val="Hyperlink"/>
            <w:noProof/>
          </w:rPr>
          <w:t>AuthController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_Toc233126451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E155765" w14:textId="67EF5D62" w:rsidR="005F1D43" w:rsidRDefault="005F1D43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2" w:history="1">
        <w:r w:rsidRPr="004D2694">
          <w:rPr>
            <w:rStyle w:val="Hyperlink"/>
            <w:noProof/>
          </w:rPr>
          <w:t>LearningPathService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_Toc233126452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C6AF35" w14:textId="3723A0CD" w:rsidR="005F1D43" w:rsidRDefault="005F1D43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3" w:history="1">
        <w:r w:rsidRPr="004D2694">
          <w:rPr>
            <w:rStyle w:val="Hyperlink"/>
            <w:noProof/>
          </w:rPr>
          <w:t>AdminService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_Toc233126453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3C6549" w14:textId="3AB31DA9" w:rsidR="005F1D43" w:rsidRDefault="005F1D43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4" w:history="1">
        <w:r w:rsidRPr="004D2694">
          <w:rPr>
            <w:rStyle w:val="Hyperlink"/>
            <w:noProof/>
          </w:rPr>
          <w:t>UserService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_Toc233126454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00683FB" w14:textId="4536F2AB" w:rsidR="005F1D43" w:rsidRDefault="005F1D43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5" w:history="1">
        <w:r w:rsidRPr="004D2694">
          <w:rPr>
            <w:rStyle w:val="Hyperlink"/>
            <w:noProof/>
          </w:rPr>
          <w:t>AdminController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_Toc233126455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501DB39" w14:textId="096B6968" w:rsidR="005F1D43" w:rsidRDefault="005F1D43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6" w:history="1">
        <w:r w:rsidRPr="004D2694">
          <w:rPr>
            <w:rStyle w:val="Hyperlink"/>
            <w:noProof/>
          </w:rPr>
          <w:t>Word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_Toc233126456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0343E58A" w14:textId="2CA8DF9D" w:rsidR="005F1D43" w:rsidRDefault="005F1D43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7" w:history="1">
        <w:r w:rsidRPr="004D2694">
          <w:rPr>
            <w:rStyle w:val="Hyperlink"/>
            <w:noProof/>
          </w:rPr>
          <w:t>UserService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_Toc233126457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C9995F" w14:textId="41430538" w:rsidR="005F1D43" w:rsidRDefault="005F1D43">
      <w:pPr>
        <w:pStyle w:val="TOC3"/>
        <w:tabs>
          <w:tab w:val="right" w:leader="dot" w:pos="9631"/>
        </w:tabs>
        <w:rPr>
          <w:rFonts w:asciiTheme="minorHAnsi" w:eastAsiaTheme="minorEastAsia" w:hAnsiTheme="minorHAnsi" w:cstheme="minorBidi"/>
          <w:i w:val="0"/>
          <w:iCs w:val="0"/>
          <w:noProof/>
          <w:kern w:val="2"/>
          <w:sz w:val="24"/>
          <w14:ligatures w14:val="standardContextual"/>
        </w:rPr>
      </w:pPr>
      <w:hyperlink w:anchor="_Toc233126458" w:history="1">
        <w:r w:rsidRPr="004D2694">
          <w:rPr>
            <w:rStyle w:val="Hyperlink"/>
            <w:noProof/>
          </w:rPr>
          <w:t>UserWordProgress (SRS Engine)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_Toc233126458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70DA8AC" w14:textId="41E79228" w:rsidR="005F1D43" w:rsidRDefault="005F1D43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caps w:val="0"/>
          <w:kern w:val="2"/>
          <w:sz w:val="24"/>
          <w14:ligatures w14:val="standardContextual"/>
        </w:rPr>
      </w:pPr>
      <w:hyperlink w:anchor="_Toc233126459" w:history="1">
        <w:r w:rsidRPr="004D2694">
          <w:rPr>
            <w:rStyle w:val="Hyperlink"/>
          </w:rPr>
          <w:t>5.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THIẾT KẾ DỮ LIỆU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_Toc233126459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23</w:t>
        </w:r>
        <w:r>
          <w:rPr>
            <w:webHidden/>
          </w:rPr>
          <w:fldChar w:fldCharType="end"/>
        </w:r>
      </w:hyperlink>
    </w:p>
    <w:p w14:paraId="620CC0F9" w14:textId="0C65875D" w:rsidR="005F1D43" w:rsidRDefault="005F1D43">
      <w:pPr>
        <w:pStyle w:val="TOC1"/>
        <w:rPr>
          <w:rFonts w:asciiTheme="minorHAnsi" w:eastAsiaTheme="minorEastAsia" w:hAnsiTheme="minorHAnsi" w:cstheme="minorBidi"/>
          <w:b w:val="0"/>
          <w:bCs w:val="0"/>
          <w:iCs w:val="0"/>
          <w:caps w:val="0"/>
          <w:kern w:val="2"/>
          <w:sz w:val="24"/>
          <w14:ligatures w14:val="standardContextual"/>
        </w:rPr>
      </w:pPr>
      <w:hyperlink w:anchor="_Toc233126460" w:history="1">
        <w:r w:rsidRPr="004D2694">
          <w:rPr>
            <w:rStyle w:val="Hyperlink"/>
          </w:rPr>
          <w:t>6.</w:t>
        </w:r>
        <w:r>
          <w:rPr>
            <w:rFonts w:asciiTheme="minorHAnsi" w:eastAsiaTheme="minorEastAsia" w:hAnsiTheme="minorHAnsi" w:cstheme="minorBidi"/>
            <w:b w:val="0"/>
            <w:bCs w:val="0"/>
            <w:iCs w:val="0"/>
            <w:caps w:val="0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THIẾT KẾ GIAO DIỆN NGƯỜI DÙNG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_Toc233126460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1E53FF47" w14:textId="35224765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61" w:history="1">
        <w:r w:rsidRPr="004D2694">
          <w:rPr>
            <w:rStyle w:val="Hyperlink"/>
          </w:rPr>
          <w:t>6.1.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Trang Dashboard (User) &amp; Landing Page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_Toc233126461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17751313" w14:textId="68F3465E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62" w:history="1">
        <w:r w:rsidRPr="004D2694">
          <w:rPr>
            <w:rStyle w:val="Hyperlink"/>
          </w:rPr>
          <w:t>6.2.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Popup thông tin từ vựng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_Toc233126462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24</w:t>
        </w:r>
        <w:r>
          <w:rPr>
            <w:webHidden/>
          </w:rPr>
          <w:fldChar w:fldCharType="end"/>
        </w:r>
      </w:hyperlink>
    </w:p>
    <w:p w14:paraId="01696FEF" w14:textId="456339F1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63" w:history="1">
        <w:r w:rsidRPr="004D2694">
          <w:rPr>
            <w:rStyle w:val="Hyperlink"/>
          </w:rPr>
          <w:t>6.3.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Giao diện học từ vựng Flashcard với thẻ SRS và 4 nút đánh giá (Again/Hard/Good/Easy)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_Toc233126463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44F7E7DC" w14:textId="4B811875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64" w:history="1">
        <w:r w:rsidRPr="004D2694">
          <w:rPr>
            <w:rStyle w:val="Hyperlink"/>
          </w:rPr>
          <w:t>6.4.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Giao diện Mini Test tổng hợp các câu hỏi trắc nghiệm từ vựng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_Toc233126464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25</w:t>
        </w:r>
        <w:r>
          <w:rPr>
            <w:webHidden/>
          </w:rPr>
          <w:fldChar w:fldCharType="end"/>
        </w:r>
      </w:hyperlink>
    </w:p>
    <w:p w14:paraId="7586BA10" w14:textId="5349203A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65" w:history="1">
        <w:r w:rsidRPr="004D2694">
          <w:rPr>
            <w:rStyle w:val="Hyperlink"/>
          </w:rPr>
          <w:t>6.5.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Dialog danh sách từ vựng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_Toc233126465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4C9CE6A2" w14:textId="557826E1" w:rsidR="005F1D43" w:rsidRDefault="005F1D43">
      <w:pPr>
        <w:pStyle w:val="TOC2"/>
        <w:rPr>
          <w:rFonts w:asciiTheme="minorHAnsi" w:eastAsiaTheme="minorEastAsia" w:hAnsiTheme="minorHAnsi" w:cstheme="minorBidi"/>
          <w:kern w:val="2"/>
          <w:sz w:val="24"/>
          <w14:ligatures w14:val="standardContextual"/>
        </w:rPr>
      </w:pPr>
      <w:hyperlink w:anchor="_Toc233126466" w:history="1">
        <w:r w:rsidRPr="004D2694">
          <w:rPr>
            <w:rStyle w:val="Hyperlink"/>
          </w:rPr>
          <w:t>6.6.</w:t>
        </w:r>
        <w:r>
          <w:rPr>
            <w:rFonts w:asciiTheme="minorHAnsi" w:eastAsiaTheme="minorEastAsia" w:hAnsiTheme="minorHAnsi" w:cstheme="minorBidi"/>
            <w:kern w:val="2"/>
            <w:sz w:val="24"/>
            <w14:ligatures w14:val="standardContextual"/>
          </w:rPr>
          <w:tab/>
        </w:r>
        <w:r w:rsidRPr="004D2694">
          <w:rPr>
            <w:rStyle w:val="Hyperlink"/>
          </w:rPr>
          <w:t>Trang Quản trị (Admin Dashboard &amp; CRUD)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_Toc233126466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26</w:t>
        </w:r>
        <w:r>
          <w:rPr>
            <w:webHidden/>
          </w:rPr>
          <w:fldChar w:fldCharType="end"/>
        </w:r>
      </w:hyperlink>
    </w:p>
    <w:p w14:paraId="21EF3ED1" w14:textId="3A48A134" w:rsidR="00056340" w:rsidRDefault="005F1D43">
      <w:pPr>
        <w:spacing w:after="120"/>
      </w:pPr>
      <w:r>
        <w:rPr>
          <w:rFonts w:ascii="Times New Roman" w:hAnsi="Times New Roman"/>
        </w:rPr>
        <w:lastRenderedPageBreak/>
        <w:fldChar w:fldCharType="end"/>
      </w:r>
    </w:p>
    <w:p w14:paraId="72499630" w14:textId="77777777" w:rsidR="00056340" w:rsidRDefault="00056340">
      <w:pPr>
        <w:spacing w:after="120"/>
      </w:pPr>
    </w:p>
    <w:p w14:paraId="0C13AD78" w14:textId="77777777" w:rsidR="00CD50C6" w:rsidRPr="00C45D38" w:rsidRDefault="00575798" w:rsidP="00720EBA">
      <w:pPr>
        <w:pStyle w:val="Heading1"/>
      </w:pPr>
      <w:bookmarkStart w:id="1" w:name="_Toc306115094"/>
      <w:bookmarkStart w:id="2" w:name="_Toc233126409"/>
      <w:bookmarkStart w:id="3" w:name="_Toc233126438"/>
      <w:r>
        <w:lastRenderedPageBreak/>
        <w:t>GIỚI THIỆU</w:t>
      </w:r>
      <w:bookmarkEnd w:id="1"/>
      <w:bookmarkEnd w:id="2"/>
      <w:bookmarkEnd w:id="3"/>
    </w:p>
    <w:p w14:paraId="69F29C26" w14:textId="77777777" w:rsidR="000B53AC" w:rsidRDefault="00591118" w:rsidP="000852BB">
      <w:pPr>
        <w:pStyle w:val="Heading2"/>
        <w:jc w:val="both"/>
      </w:pPr>
      <w:bookmarkStart w:id="4" w:name="_Toc306115095"/>
      <w:bookmarkStart w:id="5" w:name="_Toc233126410"/>
      <w:bookmarkStart w:id="6" w:name="_Toc233126439"/>
      <w:proofErr w:type="spellStart"/>
      <w:r>
        <w:t>Mục</w:t>
      </w:r>
      <w:proofErr w:type="spellEnd"/>
      <w:r>
        <w:t xml:space="preserve"> </w:t>
      </w:r>
      <w:proofErr w:type="spellStart"/>
      <w:r>
        <w:t>đích</w:t>
      </w:r>
      <w:bookmarkEnd w:id="4"/>
      <w:bookmarkEnd w:id="5"/>
      <w:bookmarkEnd w:id="6"/>
      <w:proofErr w:type="spellEnd"/>
    </w:p>
    <w:p w14:paraId="1B5D498E" w14:textId="77777777" w:rsidR="004F61EE" w:rsidRDefault="004F61EE" w:rsidP="004F61EE">
      <w:pPr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,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TOEIC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VocaBoost</w:t>
      </w:r>
      <w:proofErr w:type="spellEnd"/>
      <w:r>
        <w:t>.</w:t>
      </w:r>
    </w:p>
    <w:p w14:paraId="64DB87B4" w14:textId="77777777" w:rsidR="004F61EE" w:rsidRDefault="004F61EE" w:rsidP="004F61EE">
      <w:pPr>
        <w:jc w:val="both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để</w:t>
      </w:r>
      <w:proofErr w:type="spellEnd"/>
      <w:r>
        <w:t>:</w:t>
      </w:r>
    </w:p>
    <w:p w14:paraId="54F1EA4B" w14:textId="77777777" w:rsidR="004F61EE" w:rsidRDefault="004F61EE" w:rsidP="004F61EE">
      <w:pPr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: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>.</w:t>
      </w:r>
    </w:p>
    <w:p w14:paraId="5FB61A48" w14:textId="77777777" w:rsidR="004F61EE" w:rsidRDefault="004F61EE" w:rsidP="004F61EE">
      <w:pPr>
        <w:jc w:val="both"/>
      </w:pPr>
      <w:r>
        <w:t xml:space="preserve">Thành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681B3098" w14:textId="77777777" w:rsidR="004F61EE" w:rsidRDefault="004F61EE" w:rsidP="004F61EE">
      <w:pPr>
        <w:jc w:val="both"/>
      </w:pP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UI/UX: Tham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>.</w:t>
      </w:r>
    </w:p>
    <w:p w14:paraId="76241B65" w14:textId="77777777" w:rsidR="00097A8D" w:rsidRPr="00F00D63" w:rsidRDefault="004F61EE" w:rsidP="004F61EE">
      <w:pPr>
        <w:jc w:val="both"/>
      </w:pP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: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>.</w:t>
      </w:r>
    </w:p>
    <w:p w14:paraId="623BEC46" w14:textId="77777777" w:rsidR="0083356A" w:rsidRDefault="0083356A" w:rsidP="000852BB">
      <w:pPr>
        <w:pStyle w:val="Heading2"/>
        <w:jc w:val="both"/>
      </w:pPr>
      <w:bookmarkStart w:id="7" w:name="_Toc306115096"/>
      <w:bookmarkStart w:id="8" w:name="_Toc233126411"/>
      <w:bookmarkStart w:id="9" w:name="_Toc233126440"/>
      <w:r>
        <w:t>Phạm vi</w:t>
      </w:r>
      <w:bookmarkEnd w:id="7"/>
      <w:bookmarkEnd w:id="8"/>
      <w:bookmarkEnd w:id="9"/>
    </w:p>
    <w:p w14:paraId="2FE41990" w14:textId="77777777" w:rsidR="00097A8D" w:rsidRPr="00BF15BE" w:rsidRDefault="004F61EE" w:rsidP="000852BB">
      <w:pPr>
        <w:jc w:val="both"/>
      </w:pPr>
      <w:r w:rsidRPr="00A4734E">
        <w:rPr>
          <w:rFonts w:cs="Arial"/>
        </w:rPr>
        <w:t xml:space="preserve">Tài </w:t>
      </w:r>
      <w:proofErr w:type="spellStart"/>
      <w:r w:rsidRPr="00A4734E">
        <w:rPr>
          <w:rFonts w:cs="Arial"/>
        </w:rPr>
        <w:t>liệu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này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phục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vụ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cho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việc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phát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triển</w:t>
      </w:r>
      <w:proofErr w:type="spellEnd"/>
      <w:r w:rsidRPr="00A4734E">
        <w:rPr>
          <w:rFonts w:cs="Arial"/>
        </w:rPr>
        <w:t xml:space="preserve">, </w:t>
      </w:r>
      <w:proofErr w:type="spellStart"/>
      <w:r w:rsidRPr="00A4734E">
        <w:rPr>
          <w:rFonts w:cs="Arial"/>
        </w:rPr>
        <w:t>bảo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trì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dự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án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VocaBoost</w:t>
      </w:r>
      <w:proofErr w:type="spellEnd"/>
      <w:r w:rsidRPr="00A4734E">
        <w:rPr>
          <w:rFonts w:cs="Arial"/>
        </w:rPr>
        <w:t>.</w:t>
      </w:r>
    </w:p>
    <w:p w14:paraId="5CB584E0" w14:textId="77777777" w:rsidR="00057806" w:rsidRDefault="00057806" w:rsidP="000852BB">
      <w:pPr>
        <w:pStyle w:val="Heading2"/>
        <w:jc w:val="both"/>
      </w:pPr>
      <w:bookmarkStart w:id="10" w:name="_Toc306115097"/>
      <w:bookmarkStart w:id="11" w:name="_Toc233126412"/>
      <w:bookmarkStart w:id="12" w:name="_Toc233126441"/>
      <w:r>
        <w:t xml:space="preserve">Vai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bookmarkEnd w:id="10"/>
      <w:bookmarkEnd w:id="11"/>
      <w:bookmarkEnd w:id="12"/>
      <w:proofErr w:type="spellEnd"/>
    </w:p>
    <w:p w14:paraId="3AB75DDE" w14:textId="77777777" w:rsidR="004F61EE" w:rsidRPr="00A4734E" w:rsidRDefault="004F61EE" w:rsidP="004F61EE">
      <w:pPr>
        <w:rPr>
          <w:rFonts w:cs="Arial"/>
        </w:rPr>
      </w:pPr>
      <w:r w:rsidRPr="00A4734E">
        <w:rPr>
          <w:rFonts w:cs="Arial"/>
        </w:rPr>
        <w:t xml:space="preserve">Tài </w:t>
      </w:r>
      <w:proofErr w:type="spellStart"/>
      <w:r w:rsidRPr="00A4734E">
        <w:rPr>
          <w:rFonts w:cs="Arial"/>
        </w:rPr>
        <w:t>liệu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này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miêu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tả</w:t>
      </w:r>
      <w:proofErr w:type="spellEnd"/>
      <w:r w:rsidRPr="00A4734E">
        <w:rPr>
          <w:rFonts w:cs="Arial"/>
        </w:rPr>
        <w:t xml:space="preserve"> chi </w:t>
      </w:r>
      <w:proofErr w:type="spellStart"/>
      <w:r w:rsidRPr="00A4734E">
        <w:rPr>
          <w:rFonts w:cs="Arial"/>
        </w:rPr>
        <w:t>tiết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các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quy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trình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phát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triển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các</w:t>
      </w:r>
      <w:proofErr w:type="spellEnd"/>
      <w:r w:rsidRPr="00A4734E">
        <w:rPr>
          <w:rFonts w:cs="Arial"/>
        </w:rPr>
        <w:t xml:space="preserve"> module </w:t>
      </w:r>
      <w:proofErr w:type="spellStart"/>
      <w:r w:rsidRPr="00A4734E">
        <w:rPr>
          <w:rFonts w:cs="Arial"/>
        </w:rPr>
        <w:t>và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sự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liên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hệ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giữa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các</w:t>
      </w:r>
      <w:proofErr w:type="spellEnd"/>
      <w:r w:rsidRPr="00A4734E">
        <w:rPr>
          <w:rFonts w:cs="Arial"/>
        </w:rPr>
        <w:t xml:space="preserve"> module </w:t>
      </w:r>
      <w:proofErr w:type="spellStart"/>
      <w:r w:rsidRPr="00A4734E">
        <w:rPr>
          <w:rFonts w:cs="Arial"/>
        </w:rPr>
        <w:t>trong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hệ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thống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VocaBoost</w:t>
      </w:r>
      <w:proofErr w:type="spellEnd"/>
      <w:r w:rsidRPr="00A4734E">
        <w:rPr>
          <w:rFonts w:cs="Arial"/>
        </w:rPr>
        <w:t>.</w:t>
      </w:r>
    </w:p>
    <w:p w14:paraId="2798D4FB" w14:textId="77777777" w:rsidR="004F61EE" w:rsidRPr="00A4734E" w:rsidRDefault="004F61EE" w:rsidP="004F61EE">
      <w:pPr>
        <w:rPr>
          <w:rFonts w:cs="Arial"/>
        </w:rPr>
      </w:pPr>
      <w:proofErr w:type="spellStart"/>
      <w:r>
        <w:rPr>
          <w:rFonts w:cs="Arial"/>
        </w:rPr>
        <w:t>Miêu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tả</w:t>
      </w:r>
      <w:proofErr w:type="spellEnd"/>
      <w:r>
        <w:rPr>
          <w:rFonts w:cs="Arial"/>
        </w:rPr>
        <w:t xml:space="preserve"> chi </w:t>
      </w:r>
      <w:proofErr w:type="spellStart"/>
      <w:r>
        <w:rPr>
          <w:rFonts w:cs="Arial"/>
        </w:rPr>
        <w:t>tiết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sự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ràng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buộc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giữa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các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bảng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trong</w:t>
      </w:r>
      <w:proofErr w:type="spellEnd"/>
      <w:r>
        <w:rPr>
          <w:rFonts w:cs="Arial"/>
        </w:rPr>
        <w:t xml:space="preserve"> CSDL, </w:t>
      </w:r>
      <w:proofErr w:type="spellStart"/>
      <w:r>
        <w:rPr>
          <w:rFonts w:cs="Arial"/>
        </w:rPr>
        <w:t>vai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trò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và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mục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đích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các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bảng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được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sử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dụng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để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phát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triển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hệ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thống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VocaBoost</w:t>
      </w:r>
      <w:proofErr w:type="spellEnd"/>
      <w:r>
        <w:rPr>
          <w:rFonts w:cs="Arial"/>
        </w:rPr>
        <w:t>.</w:t>
      </w:r>
    </w:p>
    <w:p w14:paraId="2D2F7807" w14:textId="77777777" w:rsidR="004F61EE" w:rsidRPr="00A4734E" w:rsidRDefault="004F61EE" w:rsidP="004F61EE">
      <w:pPr>
        <w:rPr>
          <w:rFonts w:cs="Arial"/>
        </w:rPr>
      </w:pPr>
      <w:proofErr w:type="spellStart"/>
      <w:r w:rsidRPr="00A4734E">
        <w:rPr>
          <w:rFonts w:cs="Arial"/>
        </w:rPr>
        <w:t>Miêu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tả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quy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trình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thực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hiện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của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hệ</w:t>
      </w:r>
      <w:proofErr w:type="spellEnd"/>
      <w:r w:rsidRPr="00A4734E">
        <w:rPr>
          <w:rFonts w:cs="Arial"/>
        </w:rPr>
        <w:t xml:space="preserve"> </w:t>
      </w:r>
      <w:proofErr w:type="spellStart"/>
      <w:r w:rsidRPr="00A4734E">
        <w:rPr>
          <w:rFonts w:cs="Arial"/>
        </w:rPr>
        <w:t>thống</w:t>
      </w:r>
      <w:proofErr w:type="spellEnd"/>
      <w:r w:rsidRPr="00A4734E">
        <w:rPr>
          <w:rFonts w:cs="Arial"/>
        </w:rPr>
        <w:t>.</w:t>
      </w:r>
    </w:p>
    <w:p w14:paraId="111C6C07" w14:textId="77777777" w:rsidR="005A168F" w:rsidRDefault="00575798" w:rsidP="000852BB">
      <w:pPr>
        <w:pStyle w:val="Heading2"/>
        <w:jc w:val="both"/>
      </w:pPr>
      <w:bookmarkStart w:id="13" w:name="_Toc306115098"/>
      <w:bookmarkStart w:id="14" w:name="_Toc233126413"/>
      <w:bookmarkStart w:id="15" w:name="_Toc233126442"/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bookmarkEnd w:id="13"/>
      <w:bookmarkEnd w:id="14"/>
      <w:bookmarkEnd w:id="15"/>
      <w:proofErr w:type="spellEnd"/>
    </w:p>
    <w:p w14:paraId="0A6906F6" w14:textId="77777777" w:rsidR="00097A8D" w:rsidRDefault="00097A8D" w:rsidP="000852BB">
      <w:pPr>
        <w:jc w:val="both"/>
      </w:pP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, …</w:t>
      </w:r>
    </w:p>
    <w:p w14:paraId="7A3CCA9A" w14:textId="77777777" w:rsidR="00097A8D" w:rsidRPr="00BF15BE" w:rsidRDefault="00097A8D" w:rsidP="000852BB">
      <w:pPr>
        <w:jc w:val="both"/>
      </w:pPr>
    </w:p>
    <w:tbl>
      <w:tblPr>
        <w:tblW w:w="4500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45"/>
        <w:gridCol w:w="6023"/>
      </w:tblGrid>
      <w:tr w:rsidR="00097A8D" w:rsidRPr="00097A8D" w14:paraId="204DC587" w14:textId="77777777" w:rsidTr="009C78B2">
        <w:trPr>
          <w:trHeight w:val="399"/>
        </w:trPr>
        <w:tc>
          <w:tcPr>
            <w:tcW w:w="2531" w:type="dxa"/>
            <w:shd w:val="clear" w:color="auto" w:fill="FABF8F" w:themeFill="accent6" w:themeFillTint="99"/>
          </w:tcPr>
          <w:p w14:paraId="093581D7" w14:textId="77777777" w:rsidR="00097A8D" w:rsidRPr="00097A8D" w:rsidRDefault="00097A8D" w:rsidP="000852BB">
            <w:pPr>
              <w:pStyle w:val="NormalTableHeader"/>
              <w:keepNext w:val="0"/>
              <w:jc w:val="both"/>
            </w:pPr>
            <w:proofErr w:type="spellStart"/>
            <w:r w:rsidRPr="00097A8D">
              <w:t>Loại</w:t>
            </w:r>
            <w:proofErr w:type="spellEnd"/>
            <w:r w:rsidRPr="00097A8D">
              <w:t xml:space="preserve"> </w:t>
            </w:r>
            <w:proofErr w:type="spellStart"/>
            <w:r w:rsidRPr="00097A8D">
              <w:t>tài</w:t>
            </w:r>
            <w:proofErr w:type="spellEnd"/>
            <w:r w:rsidRPr="00097A8D">
              <w:t xml:space="preserve"> </w:t>
            </w:r>
            <w:proofErr w:type="spellStart"/>
            <w:r w:rsidRPr="00097A8D">
              <w:t>liệu</w:t>
            </w:r>
            <w:proofErr w:type="spellEnd"/>
          </w:p>
        </w:tc>
        <w:tc>
          <w:tcPr>
            <w:tcW w:w="5763" w:type="dxa"/>
            <w:shd w:val="clear" w:color="auto" w:fill="FABF8F" w:themeFill="accent6" w:themeFillTint="99"/>
          </w:tcPr>
          <w:p w14:paraId="64C2CD60" w14:textId="77777777" w:rsidR="00097A8D" w:rsidRPr="00097A8D" w:rsidRDefault="00097A8D" w:rsidP="000852BB">
            <w:pPr>
              <w:pStyle w:val="NormalTableHeader"/>
              <w:keepNext w:val="0"/>
              <w:jc w:val="both"/>
            </w:pPr>
            <w:proofErr w:type="spellStart"/>
            <w:r w:rsidRPr="00097A8D">
              <w:t>Tiêu</w:t>
            </w:r>
            <w:proofErr w:type="spellEnd"/>
            <w:r w:rsidRPr="00097A8D">
              <w:t xml:space="preserve"> </w:t>
            </w:r>
            <w:proofErr w:type="spellStart"/>
            <w:r w:rsidRPr="00097A8D">
              <w:t>đề</w:t>
            </w:r>
            <w:proofErr w:type="spellEnd"/>
          </w:p>
        </w:tc>
      </w:tr>
      <w:tr w:rsidR="00097A8D" w:rsidRPr="00097A8D" w14:paraId="3F63DAF5" w14:textId="77777777" w:rsidTr="006B0237">
        <w:tc>
          <w:tcPr>
            <w:tcW w:w="2531" w:type="dxa"/>
          </w:tcPr>
          <w:p w14:paraId="629F83DD" w14:textId="77777777" w:rsidR="00097A8D" w:rsidRPr="00097A8D" w:rsidRDefault="00097A8D" w:rsidP="000852BB">
            <w:pPr>
              <w:pStyle w:val="comment"/>
              <w:jc w:val="both"/>
              <w:rPr>
                <w:i w:val="0"/>
                <w:color w:val="auto"/>
                <w:sz w:val="18"/>
                <w:szCs w:val="18"/>
              </w:rPr>
            </w:pPr>
          </w:p>
        </w:tc>
        <w:tc>
          <w:tcPr>
            <w:tcW w:w="5763" w:type="dxa"/>
          </w:tcPr>
          <w:p w14:paraId="1C929B7D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097A8D" w:rsidRPr="00097A8D" w14:paraId="253BD7C9" w14:textId="77777777" w:rsidTr="006B0237">
        <w:tc>
          <w:tcPr>
            <w:tcW w:w="2531" w:type="dxa"/>
          </w:tcPr>
          <w:p w14:paraId="74D3CCF5" w14:textId="77777777" w:rsidR="00097A8D" w:rsidRPr="00097A8D" w:rsidRDefault="00097A8D" w:rsidP="000852BB">
            <w:pPr>
              <w:pStyle w:val="comment"/>
              <w:jc w:val="both"/>
              <w:rPr>
                <w:i w:val="0"/>
                <w:color w:val="auto"/>
                <w:sz w:val="18"/>
                <w:szCs w:val="18"/>
              </w:rPr>
            </w:pPr>
          </w:p>
        </w:tc>
        <w:tc>
          <w:tcPr>
            <w:tcW w:w="5763" w:type="dxa"/>
          </w:tcPr>
          <w:p w14:paraId="7C6AB8AE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097A8D" w:rsidRPr="00097A8D" w14:paraId="6ECDF96F" w14:textId="77777777" w:rsidTr="006B0237">
        <w:tc>
          <w:tcPr>
            <w:tcW w:w="2531" w:type="dxa"/>
          </w:tcPr>
          <w:p w14:paraId="03D1F524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5763" w:type="dxa"/>
          </w:tcPr>
          <w:p w14:paraId="28B6259E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097A8D" w:rsidRPr="00097A8D" w14:paraId="15347FDB" w14:textId="77777777" w:rsidTr="006B0237">
        <w:tc>
          <w:tcPr>
            <w:tcW w:w="2531" w:type="dxa"/>
          </w:tcPr>
          <w:p w14:paraId="6EE70BC3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5763" w:type="dxa"/>
          </w:tcPr>
          <w:p w14:paraId="30BB1C2C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097A8D" w:rsidRPr="00097A8D" w14:paraId="2D2CD79E" w14:textId="77777777" w:rsidTr="006B0237">
        <w:tc>
          <w:tcPr>
            <w:tcW w:w="2531" w:type="dxa"/>
          </w:tcPr>
          <w:p w14:paraId="1A19AD0F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5763" w:type="dxa"/>
          </w:tcPr>
          <w:p w14:paraId="6610CA46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</w:tbl>
    <w:p w14:paraId="2C58895D" w14:textId="77777777" w:rsidR="00097A8D" w:rsidRPr="00F00D63" w:rsidRDefault="00097A8D" w:rsidP="000852BB">
      <w:pPr>
        <w:jc w:val="both"/>
      </w:pPr>
    </w:p>
    <w:p w14:paraId="5B9A7AC4" w14:textId="77777777" w:rsidR="00985796" w:rsidRDefault="00575798" w:rsidP="000852BB">
      <w:pPr>
        <w:pStyle w:val="Heading2"/>
        <w:jc w:val="both"/>
      </w:pPr>
      <w:bookmarkStart w:id="16" w:name="_Toc306115099"/>
      <w:bookmarkStart w:id="17" w:name="_Toc233126414"/>
      <w:bookmarkStart w:id="18" w:name="_Toc233126443"/>
      <w:proofErr w:type="spellStart"/>
      <w:r>
        <w:t>Từ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ngữ</w:t>
      </w:r>
      <w:bookmarkEnd w:id="16"/>
      <w:bookmarkEnd w:id="17"/>
      <w:bookmarkEnd w:id="18"/>
      <w:proofErr w:type="spellEnd"/>
    </w:p>
    <w:tbl>
      <w:tblPr>
        <w:tblW w:w="4500" w:type="pct"/>
        <w:tblInd w:w="8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081"/>
        <w:gridCol w:w="2920"/>
        <w:gridCol w:w="3667"/>
      </w:tblGrid>
      <w:tr w:rsidR="00097A8D" w:rsidRPr="00097A8D" w14:paraId="60662E8A" w14:textId="77777777" w:rsidTr="009C78B2">
        <w:tc>
          <w:tcPr>
            <w:tcW w:w="1991" w:type="dxa"/>
            <w:shd w:val="clear" w:color="auto" w:fill="FABF8F" w:themeFill="accent6" w:themeFillTint="99"/>
          </w:tcPr>
          <w:p w14:paraId="5064A411" w14:textId="77777777" w:rsidR="00097A8D" w:rsidRPr="00097A8D" w:rsidRDefault="00097A8D" w:rsidP="000852BB">
            <w:pPr>
              <w:pStyle w:val="NormalTableHeader"/>
              <w:keepNext w:val="0"/>
              <w:jc w:val="both"/>
            </w:pPr>
            <w:proofErr w:type="spellStart"/>
            <w:r w:rsidRPr="00097A8D">
              <w:lastRenderedPageBreak/>
              <w:t>Từ</w:t>
            </w:r>
            <w:proofErr w:type="spellEnd"/>
            <w:r w:rsidRPr="00097A8D">
              <w:t>/</w:t>
            </w:r>
            <w:proofErr w:type="spellStart"/>
            <w:r w:rsidRPr="00097A8D">
              <w:t>thuật</w:t>
            </w:r>
            <w:proofErr w:type="spellEnd"/>
            <w:r w:rsidRPr="00097A8D">
              <w:t xml:space="preserve"> </w:t>
            </w:r>
            <w:proofErr w:type="spellStart"/>
            <w:r w:rsidRPr="00097A8D">
              <w:t>ngữ</w:t>
            </w:r>
            <w:proofErr w:type="spellEnd"/>
          </w:p>
        </w:tc>
        <w:tc>
          <w:tcPr>
            <w:tcW w:w="2794" w:type="dxa"/>
            <w:shd w:val="clear" w:color="auto" w:fill="FABF8F" w:themeFill="accent6" w:themeFillTint="99"/>
          </w:tcPr>
          <w:p w14:paraId="3FF70B79" w14:textId="77777777" w:rsidR="00097A8D" w:rsidRPr="00097A8D" w:rsidRDefault="00097A8D" w:rsidP="000852BB">
            <w:pPr>
              <w:pStyle w:val="NormalTableHeader"/>
              <w:keepNext w:val="0"/>
              <w:jc w:val="both"/>
            </w:pPr>
            <w:r w:rsidRPr="00097A8D">
              <w:t xml:space="preserve">Ý </w:t>
            </w:r>
            <w:proofErr w:type="spellStart"/>
            <w:r w:rsidRPr="00097A8D">
              <w:t>nghĩa</w:t>
            </w:r>
            <w:proofErr w:type="spellEnd"/>
          </w:p>
        </w:tc>
        <w:tc>
          <w:tcPr>
            <w:tcW w:w="3509" w:type="dxa"/>
            <w:shd w:val="clear" w:color="auto" w:fill="FABF8F" w:themeFill="accent6" w:themeFillTint="99"/>
          </w:tcPr>
          <w:p w14:paraId="037FFEFF" w14:textId="77777777" w:rsidR="00097A8D" w:rsidRPr="00097A8D" w:rsidRDefault="00097A8D" w:rsidP="000852BB">
            <w:pPr>
              <w:pStyle w:val="NormalTableHeader"/>
              <w:keepNext w:val="0"/>
              <w:jc w:val="both"/>
            </w:pPr>
            <w:proofErr w:type="spellStart"/>
            <w:r w:rsidRPr="00097A8D">
              <w:t>Diễn</w:t>
            </w:r>
            <w:proofErr w:type="spellEnd"/>
            <w:r w:rsidRPr="00097A8D">
              <w:t xml:space="preserve"> </w:t>
            </w:r>
            <w:proofErr w:type="spellStart"/>
            <w:r w:rsidRPr="00097A8D">
              <w:t>giải</w:t>
            </w:r>
            <w:proofErr w:type="spellEnd"/>
          </w:p>
        </w:tc>
      </w:tr>
      <w:tr w:rsidR="00097A8D" w:rsidRPr="00097A8D" w14:paraId="300B96A0" w14:textId="77777777" w:rsidTr="006B0237">
        <w:tc>
          <w:tcPr>
            <w:tcW w:w="1991" w:type="dxa"/>
          </w:tcPr>
          <w:p w14:paraId="4B143CEC" w14:textId="77777777" w:rsidR="00097A8D" w:rsidRPr="00097A8D" w:rsidRDefault="00097A8D" w:rsidP="000852BB">
            <w:pPr>
              <w:pStyle w:val="comment"/>
              <w:jc w:val="both"/>
              <w:rPr>
                <w:color w:val="auto"/>
              </w:rPr>
            </w:pPr>
            <w:r w:rsidRPr="00097A8D">
              <w:rPr>
                <w:color w:val="auto"/>
              </w:rPr>
              <w:t>API</w:t>
            </w:r>
          </w:p>
        </w:tc>
        <w:tc>
          <w:tcPr>
            <w:tcW w:w="2794" w:type="dxa"/>
          </w:tcPr>
          <w:p w14:paraId="62720CF0" w14:textId="77777777" w:rsidR="00097A8D" w:rsidRPr="00097A8D" w:rsidRDefault="00097A8D" w:rsidP="000852BB">
            <w:pPr>
              <w:pStyle w:val="comment"/>
              <w:jc w:val="both"/>
              <w:rPr>
                <w:color w:val="auto"/>
              </w:rPr>
            </w:pPr>
            <w:r w:rsidRPr="00097A8D">
              <w:rPr>
                <w:color w:val="auto"/>
              </w:rPr>
              <w:t>Application Programming Interface</w:t>
            </w:r>
          </w:p>
        </w:tc>
        <w:tc>
          <w:tcPr>
            <w:tcW w:w="3509" w:type="dxa"/>
          </w:tcPr>
          <w:p w14:paraId="4C673FE8" w14:textId="77777777" w:rsidR="00097A8D" w:rsidRPr="00097A8D" w:rsidRDefault="002C3356" w:rsidP="000852BB">
            <w:pPr>
              <w:pStyle w:val="comment"/>
              <w:jc w:val="both"/>
              <w:rPr>
                <w:color w:val="auto"/>
              </w:rPr>
            </w:pPr>
            <w:r w:rsidRPr="002C3356">
              <w:rPr>
                <w:color w:val="auto"/>
              </w:rPr>
              <w:t xml:space="preserve">Giao </w:t>
            </w:r>
            <w:proofErr w:type="spellStart"/>
            <w:r w:rsidRPr="002C3356">
              <w:rPr>
                <w:color w:val="auto"/>
              </w:rPr>
              <w:t>diện</w:t>
            </w:r>
            <w:proofErr w:type="spellEnd"/>
            <w:r w:rsidRPr="002C3356">
              <w:rPr>
                <w:color w:val="auto"/>
              </w:rPr>
              <w:t xml:space="preserve"> </w:t>
            </w:r>
            <w:proofErr w:type="spellStart"/>
            <w:r w:rsidRPr="002C3356">
              <w:rPr>
                <w:color w:val="auto"/>
              </w:rPr>
              <w:t>Lập</w:t>
            </w:r>
            <w:proofErr w:type="spellEnd"/>
            <w:r w:rsidRPr="002C3356">
              <w:rPr>
                <w:color w:val="auto"/>
              </w:rPr>
              <w:t xml:space="preserve"> </w:t>
            </w:r>
            <w:proofErr w:type="spellStart"/>
            <w:r w:rsidRPr="002C3356">
              <w:rPr>
                <w:color w:val="auto"/>
              </w:rPr>
              <w:t>trình</w:t>
            </w:r>
            <w:proofErr w:type="spellEnd"/>
            <w:r w:rsidRPr="002C3356">
              <w:rPr>
                <w:color w:val="auto"/>
              </w:rPr>
              <w:t xml:space="preserve"> </w:t>
            </w:r>
            <w:proofErr w:type="spellStart"/>
            <w:r w:rsidRPr="002C3356">
              <w:rPr>
                <w:color w:val="auto"/>
              </w:rPr>
              <w:t>Ứng</w:t>
            </w:r>
            <w:proofErr w:type="spellEnd"/>
            <w:r w:rsidRPr="002C3356">
              <w:rPr>
                <w:color w:val="auto"/>
              </w:rPr>
              <w:t xml:space="preserve"> </w:t>
            </w:r>
            <w:proofErr w:type="spellStart"/>
            <w:r w:rsidRPr="002C3356">
              <w:rPr>
                <w:color w:val="auto"/>
              </w:rPr>
              <w:t>dụng</w:t>
            </w:r>
            <w:proofErr w:type="spellEnd"/>
          </w:p>
        </w:tc>
      </w:tr>
      <w:tr w:rsidR="00097A8D" w:rsidRPr="00097A8D" w14:paraId="045DA4EA" w14:textId="77777777" w:rsidTr="006B0237">
        <w:tc>
          <w:tcPr>
            <w:tcW w:w="1991" w:type="dxa"/>
          </w:tcPr>
          <w:p w14:paraId="479E4ED1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2794" w:type="dxa"/>
          </w:tcPr>
          <w:p w14:paraId="1F4287D6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3509" w:type="dxa"/>
          </w:tcPr>
          <w:p w14:paraId="5661E366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097A8D" w:rsidRPr="00097A8D" w14:paraId="4F25C0F9" w14:textId="77777777" w:rsidTr="006B0237">
        <w:tc>
          <w:tcPr>
            <w:tcW w:w="1991" w:type="dxa"/>
          </w:tcPr>
          <w:p w14:paraId="178C44DB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2794" w:type="dxa"/>
          </w:tcPr>
          <w:p w14:paraId="7B3A4099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3509" w:type="dxa"/>
          </w:tcPr>
          <w:p w14:paraId="04CD32E2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097A8D" w:rsidRPr="00097A8D" w14:paraId="665A70F6" w14:textId="77777777" w:rsidTr="006B0237">
        <w:tc>
          <w:tcPr>
            <w:tcW w:w="1991" w:type="dxa"/>
          </w:tcPr>
          <w:p w14:paraId="7668E51F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2794" w:type="dxa"/>
          </w:tcPr>
          <w:p w14:paraId="312AE035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3509" w:type="dxa"/>
          </w:tcPr>
          <w:p w14:paraId="54E8142A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  <w:tr w:rsidR="00097A8D" w:rsidRPr="00097A8D" w14:paraId="500580DA" w14:textId="77777777" w:rsidTr="006B0237">
        <w:tc>
          <w:tcPr>
            <w:tcW w:w="1991" w:type="dxa"/>
          </w:tcPr>
          <w:p w14:paraId="36AC882D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2794" w:type="dxa"/>
          </w:tcPr>
          <w:p w14:paraId="13F0F506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  <w:tc>
          <w:tcPr>
            <w:tcW w:w="3509" w:type="dxa"/>
          </w:tcPr>
          <w:p w14:paraId="1DF4B662" w14:textId="77777777" w:rsidR="00097A8D" w:rsidRPr="00097A8D" w:rsidRDefault="00097A8D" w:rsidP="000852BB">
            <w:pPr>
              <w:pStyle w:val="TableNormal1"/>
              <w:jc w:val="both"/>
              <w:rPr>
                <w:color w:val="auto"/>
                <w:sz w:val="18"/>
                <w:szCs w:val="18"/>
                <w:lang w:val="en-US"/>
              </w:rPr>
            </w:pPr>
          </w:p>
        </w:tc>
      </w:tr>
    </w:tbl>
    <w:p w14:paraId="7E2D0E52" w14:textId="77777777" w:rsidR="00097A8D" w:rsidRPr="00097A8D" w:rsidRDefault="00097A8D" w:rsidP="000852BB">
      <w:pPr>
        <w:jc w:val="both"/>
      </w:pPr>
    </w:p>
    <w:p w14:paraId="218B6BE8" w14:textId="77777777" w:rsidR="00197625" w:rsidRDefault="00197625" w:rsidP="00720EBA">
      <w:pPr>
        <w:pStyle w:val="Heading1"/>
      </w:pPr>
      <w:bookmarkStart w:id="19" w:name="_Toc291598681"/>
      <w:bookmarkStart w:id="20" w:name="_Toc306115100"/>
      <w:bookmarkStart w:id="21" w:name="_Toc233126415"/>
      <w:bookmarkStart w:id="22" w:name="_Toc233126444"/>
      <w:r>
        <w:lastRenderedPageBreak/>
        <w:t xml:space="preserve">TỔNG QUAN </w:t>
      </w:r>
      <w:bookmarkEnd w:id="19"/>
      <w:r w:rsidR="00ED5086">
        <w:t>HỆ THỐNG</w:t>
      </w:r>
      <w:bookmarkEnd w:id="20"/>
      <w:bookmarkEnd w:id="21"/>
      <w:bookmarkEnd w:id="22"/>
    </w:p>
    <w:p w14:paraId="7CB77087" w14:textId="77777777" w:rsidR="004F61EE" w:rsidRDefault="004F61EE" w:rsidP="004F61EE">
      <w:pPr>
        <w:spacing w:line="276" w:lineRule="auto"/>
        <w:jc w:val="both"/>
      </w:pPr>
      <w:proofErr w:type="spellStart"/>
      <w:r>
        <w:t>VocaBoost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TOEIC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720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(300-500-700-900).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SRS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gamification (XP, Level, Streak, Badge).</w:t>
      </w:r>
    </w:p>
    <w:p w14:paraId="2464F5AA" w14:textId="77777777" w:rsidR="004F61EE" w:rsidRDefault="004F61EE" w:rsidP="004F61EE">
      <w:pPr>
        <w:spacing w:line="276" w:lineRule="auto"/>
        <w:jc w:val="both"/>
      </w:pPr>
      <w:proofErr w:type="spellStart"/>
      <w:r>
        <w:rPr>
          <w:rFonts w:cs="Arial"/>
        </w:rPr>
        <w:t>Hệ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thống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sử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dụng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kiến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trúc</w:t>
      </w:r>
      <w:proofErr w:type="spellEnd"/>
      <w:r>
        <w:rPr>
          <w:rFonts w:cs="Arial"/>
        </w:rPr>
        <w:t xml:space="preserve"> Frontend-Backend-Database </w:t>
      </w:r>
      <w:proofErr w:type="spellStart"/>
      <w:r>
        <w:rPr>
          <w:rFonts w:cs="Arial"/>
        </w:rPr>
        <w:t>với</w:t>
      </w:r>
      <w:proofErr w:type="spellEnd"/>
      <w:r>
        <w:rPr>
          <w:rFonts w:cs="Arial"/>
        </w:rPr>
        <w:t xml:space="preserve"> Next.js 16, React 19, Express.js 5 </w:t>
      </w:r>
      <w:proofErr w:type="spellStart"/>
      <w:r>
        <w:rPr>
          <w:rFonts w:cs="Arial"/>
        </w:rPr>
        <w:t>và</w:t>
      </w:r>
      <w:proofErr w:type="spellEnd"/>
      <w:r>
        <w:rPr>
          <w:rFonts w:cs="Arial"/>
        </w:rPr>
        <w:t xml:space="preserve"> SQL Server. Authentication </w:t>
      </w:r>
      <w:proofErr w:type="spellStart"/>
      <w:r>
        <w:rPr>
          <w:rFonts w:cs="Arial"/>
        </w:rPr>
        <w:t>dùng</w:t>
      </w:r>
      <w:proofErr w:type="spellEnd"/>
      <w:r>
        <w:rPr>
          <w:rFonts w:cs="Arial"/>
        </w:rPr>
        <w:t xml:space="preserve"> JWT </w:t>
      </w:r>
      <w:proofErr w:type="spellStart"/>
      <w:r>
        <w:rPr>
          <w:rFonts w:cs="Arial"/>
        </w:rPr>
        <w:t>kết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hợp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Bcrypt</w:t>
      </w:r>
      <w:proofErr w:type="spellEnd"/>
      <w:r>
        <w:rPr>
          <w:rFonts w:cs="Arial"/>
        </w:rPr>
        <w:t xml:space="preserve">, </w:t>
      </w:r>
      <w:proofErr w:type="spellStart"/>
      <w:r>
        <w:rPr>
          <w:rFonts w:cs="Arial"/>
        </w:rPr>
        <w:t>phân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quyền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dựa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trên</w:t>
      </w:r>
      <w:proofErr w:type="spellEnd"/>
      <w:r>
        <w:rPr>
          <w:rFonts w:cs="Arial"/>
        </w:rPr>
        <w:t xml:space="preserve"> Role-Based Access Control (RBAC) </w:t>
      </w:r>
      <w:proofErr w:type="spellStart"/>
      <w:r>
        <w:rPr>
          <w:rFonts w:cs="Arial"/>
        </w:rPr>
        <w:t>với</w:t>
      </w:r>
      <w:proofErr w:type="spellEnd"/>
      <w:r>
        <w:rPr>
          <w:rFonts w:cs="Arial"/>
        </w:rPr>
        <w:t xml:space="preserve"> 3 </w:t>
      </w:r>
      <w:proofErr w:type="spellStart"/>
      <w:r>
        <w:rPr>
          <w:rFonts w:cs="Arial"/>
        </w:rPr>
        <w:t>vai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trò</w:t>
      </w:r>
      <w:proofErr w:type="spellEnd"/>
      <w:r>
        <w:rPr>
          <w:rFonts w:cs="Arial"/>
        </w:rPr>
        <w:t xml:space="preserve">: Admin, Learner, </w:t>
      </w:r>
      <w:proofErr w:type="spellStart"/>
      <w:r>
        <w:rPr>
          <w:rFonts w:cs="Arial"/>
        </w:rPr>
        <w:t>ContentCreator</w:t>
      </w:r>
      <w:proofErr w:type="spellEnd"/>
      <w:r>
        <w:rPr>
          <w:rFonts w:cs="Arial"/>
        </w:rPr>
        <w:t>.</w:t>
      </w:r>
    </w:p>
    <w:p w14:paraId="50312FBB" w14:textId="77777777" w:rsidR="004F61EE" w:rsidRDefault="004F61EE" w:rsidP="004F61EE">
      <w:pPr>
        <w:spacing w:line="276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VocaBoost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720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TOEIC chia </w:t>
      </w:r>
      <w:proofErr w:type="spellStart"/>
      <w:r>
        <w:t>làm</w:t>
      </w:r>
      <w:proofErr w:type="spellEnd"/>
      <w:r>
        <w:t xml:space="preserve"> 4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(300-500-700-900),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Spaced Repetition System (SRS) </w:t>
      </w:r>
      <w:proofErr w:type="spellStart"/>
      <w:r>
        <w:t>với</w:t>
      </w:r>
      <w:proofErr w:type="spellEnd"/>
      <w:r>
        <w:t xml:space="preserve"> 4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>: Again (</w:t>
      </w:r>
      <w:proofErr w:type="spellStart"/>
      <w:r>
        <w:t>lại</w:t>
      </w:r>
      <w:proofErr w:type="spellEnd"/>
      <w:r>
        <w:t>), Hard (</w:t>
      </w:r>
      <w:proofErr w:type="spellStart"/>
      <w:r>
        <w:t>khó</w:t>
      </w:r>
      <w:proofErr w:type="spellEnd"/>
      <w:r>
        <w:t>), Good (</w:t>
      </w:r>
      <w:proofErr w:type="spellStart"/>
      <w:r>
        <w:t>tốt</w:t>
      </w:r>
      <w:proofErr w:type="spellEnd"/>
      <w:r>
        <w:t>), Easy (</w:t>
      </w:r>
      <w:proofErr w:type="spellStart"/>
      <w:r>
        <w:t>dễ</w:t>
      </w:r>
      <w:proofErr w:type="spellEnd"/>
      <w:r>
        <w:t xml:space="preserve">).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gamification </w:t>
      </w:r>
      <w:proofErr w:type="spellStart"/>
      <w:r>
        <w:t>với</w:t>
      </w:r>
      <w:proofErr w:type="spellEnd"/>
      <w:r>
        <w:t xml:space="preserve"> XP, Level, Streak, Badge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0A0102E3" w14:textId="77777777" w:rsidR="004F61EE" w:rsidRDefault="004F61EE" w:rsidP="004F61EE">
      <w:pPr>
        <w:spacing w:line="276" w:lineRule="auto"/>
        <w:jc w:val="both"/>
      </w:pPr>
      <w:proofErr w:type="spellStart"/>
      <w:r>
        <w:rPr>
          <w:rFonts w:cs="Arial"/>
        </w:rPr>
        <w:t>Hệ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thống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hỗ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trợ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ba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vai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trò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người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dùng</w:t>
      </w:r>
      <w:proofErr w:type="spellEnd"/>
      <w:r>
        <w:rPr>
          <w:rFonts w:cs="Arial"/>
        </w:rPr>
        <w:t xml:space="preserve">: </w:t>
      </w:r>
      <w:proofErr w:type="spellStart"/>
      <w:r>
        <w:rPr>
          <w:rFonts w:cs="Arial"/>
        </w:rPr>
        <w:t>Người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học</w:t>
      </w:r>
      <w:proofErr w:type="spellEnd"/>
      <w:r>
        <w:rPr>
          <w:rFonts w:cs="Arial"/>
        </w:rPr>
        <w:t xml:space="preserve"> (Learner) </w:t>
      </w:r>
      <w:proofErr w:type="spellStart"/>
      <w:r>
        <w:rPr>
          <w:rFonts w:cs="Arial"/>
        </w:rPr>
        <w:t>học</w:t>
      </w:r>
      <w:proofErr w:type="spellEnd"/>
      <w:r>
        <w:rPr>
          <w:rFonts w:cs="Arial"/>
        </w:rPr>
        <w:t xml:space="preserve"> flashcard SRS, </w:t>
      </w:r>
      <w:proofErr w:type="spellStart"/>
      <w:r>
        <w:rPr>
          <w:rFonts w:cs="Arial"/>
        </w:rPr>
        <w:t>làm</w:t>
      </w:r>
      <w:proofErr w:type="spellEnd"/>
      <w:r>
        <w:rPr>
          <w:rFonts w:cs="Arial"/>
        </w:rPr>
        <w:t xml:space="preserve"> mini test, notebook </w:t>
      </w:r>
      <w:proofErr w:type="spellStart"/>
      <w:r>
        <w:rPr>
          <w:rFonts w:cs="Arial"/>
        </w:rPr>
        <w:t>từ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vựng</w:t>
      </w:r>
      <w:proofErr w:type="spellEnd"/>
      <w:r>
        <w:rPr>
          <w:rFonts w:cs="Arial"/>
        </w:rPr>
        <w:t xml:space="preserve">. Quản </w:t>
      </w:r>
      <w:proofErr w:type="spellStart"/>
      <w:r>
        <w:rPr>
          <w:rFonts w:cs="Arial"/>
        </w:rPr>
        <w:t>trị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viên</w:t>
      </w:r>
      <w:proofErr w:type="spellEnd"/>
      <w:r>
        <w:rPr>
          <w:rFonts w:cs="Arial"/>
        </w:rPr>
        <w:t xml:space="preserve"> (Admin) </w:t>
      </w:r>
      <w:proofErr w:type="spellStart"/>
      <w:r>
        <w:rPr>
          <w:rFonts w:cs="Arial"/>
        </w:rPr>
        <w:t>quản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lý</w:t>
      </w:r>
      <w:proofErr w:type="spellEnd"/>
      <w:r>
        <w:rPr>
          <w:rFonts w:cs="Arial"/>
        </w:rPr>
        <w:t xml:space="preserve"> Words, Questions, Topics, </w:t>
      </w:r>
      <w:proofErr w:type="spellStart"/>
      <w:r>
        <w:rPr>
          <w:rFonts w:cs="Arial"/>
        </w:rPr>
        <w:t>MiniTests</w:t>
      </w:r>
      <w:proofErr w:type="spellEnd"/>
      <w:r>
        <w:rPr>
          <w:rFonts w:cs="Arial"/>
        </w:rPr>
        <w:t xml:space="preserve">, Students, Content Review. </w:t>
      </w:r>
      <w:proofErr w:type="spellStart"/>
      <w:r>
        <w:rPr>
          <w:rFonts w:cs="Arial"/>
        </w:rPr>
        <w:t>Biên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tập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viên</w:t>
      </w:r>
      <w:proofErr w:type="spellEnd"/>
      <w:r>
        <w:rPr>
          <w:rFonts w:cs="Arial"/>
        </w:rPr>
        <w:t xml:space="preserve"> (Content Creator) </w:t>
      </w:r>
      <w:proofErr w:type="spellStart"/>
      <w:r>
        <w:rPr>
          <w:rFonts w:cs="Arial"/>
        </w:rPr>
        <w:t>tạo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nội</w:t>
      </w:r>
      <w:proofErr w:type="spellEnd"/>
      <w:r>
        <w:rPr>
          <w:rFonts w:cs="Arial"/>
        </w:rPr>
        <w:t xml:space="preserve"> dung </w:t>
      </w:r>
      <w:proofErr w:type="spellStart"/>
      <w:r>
        <w:rPr>
          <w:rFonts w:cs="Arial"/>
        </w:rPr>
        <w:t>và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gửi</w:t>
      </w:r>
      <w:proofErr w:type="spellEnd"/>
      <w:r>
        <w:rPr>
          <w:rFonts w:cs="Arial"/>
        </w:rPr>
        <w:t xml:space="preserve"> </w:t>
      </w:r>
      <w:proofErr w:type="spellStart"/>
      <w:r>
        <w:rPr>
          <w:rFonts w:cs="Arial"/>
        </w:rPr>
        <w:t>duyệt</w:t>
      </w:r>
      <w:proofErr w:type="spellEnd"/>
      <w:r>
        <w:rPr>
          <w:rFonts w:cs="Arial"/>
        </w:rPr>
        <w:t>.</w:t>
      </w:r>
    </w:p>
    <w:p w14:paraId="63D86BCB" w14:textId="77777777" w:rsidR="004F61EE" w:rsidRDefault="004F61EE" w:rsidP="004F61EE">
      <w:pPr>
        <w:spacing w:line="276" w:lineRule="auto"/>
        <w:ind w:left="720"/>
        <w:jc w:val="both"/>
      </w:pPr>
      <w:r>
        <w:t xml:space="preserve">+)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VocaBoost</w:t>
      </w:r>
      <w:proofErr w:type="spellEnd"/>
    </w:p>
    <w:p w14:paraId="00AC46D5" w14:textId="77777777" w:rsidR="004F61EE" w:rsidRDefault="004F61EE" w:rsidP="004F61EE">
      <w:pPr>
        <w:spacing w:line="276" w:lineRule="auto"/>
        <w:ind w:left="720"/>
        <w:jc w:val="both"/>
      </w:pPr>
      <w:r>
        <w:t xml:space="preserve">+) +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SRS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 </w:t>
      </w:r>
    </w:p>
    <w:p w14:paraId="6C26050F" w14:textId="77777777" w:rsidR="004F61EE" w:rsidRDefault="004F61EE" w:rsidP="004F61EE">
      <w:pPr>
        <w:spacing w:line="276" w:lineRule="auto"/>
        <w:ind w:left="720"/>
        <w:jc w:val="both"/>
      </w:pPr>
      <w:r>
        <w:t xml:space="preserve">+) + Quản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mini test,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099D0CAF" w14:textId="77777777" w:rsidR="004F61EE" w:rsidRDefault="004F61EE" w:rsidP="004F61EE">
      <w:pPr>
        <w:spacing w:line="276" w:lineRule="auto"/>
        <w:jc w:val="both"/>
      </w:pPr>
      <w:r>
        <w:t xml:space="preserve">+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mini test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admin </w:t>
      </w:r>
      <w:proofErr w:type="spellStart"/>
      <w:r>
        <w:t>duyệt</w:t>
      </w:r>
      <w:proofErr w:type="spellEnd"/>
      <w:r>
        <w:t xml:space="preserve"> (Draft &gt; </w:t>
      </w:r>
      <w:proofErr w:type="spellStart"/>
      <w:r>
        <w:t>PendingReview</w:t>
      </w:r>
      <w:proofErr w:type="spellEnd"/>
      <w:r>
        <w:t xml:space="preserve"> &gt; Published/Rejected)</w:t>
      </w:r>
    </w:p>
    <w:p w14:paraId="68FC5ABB" w14:textId="77777777" w:rsidR="00197625" w:rsidRDefault="004F61EE" w:rsidP="004F61EE">
      <w:pPr>
        <w:jc w:val="both"/>
      </w:pPr>
      <w:r w:rsidRPr="00DB2112">
        <w:rPr>
          <w:rFonts w:cs="Arial"/>
        </w:rPr>
        <w:t xml:space="preserve">+) Dashboard admin </w:t>
      </w:r>
      <w:proofErr w:type="spellStart"/>
      <w:r w:rsidRPr="00DB2112">
        <w:rPr>
          <w:rFonts w:cs="Arial"/>
        </w:rPr>
        <w:t>cung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cấp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thống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kê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tổng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quan</w:t>
      </w:r>
      <w:proofErr w:type="spellEnd"/>
      <w:r w:rsidRPr="00DB2112">
        <w:rPr>
          <w:rFonts w:cs="Arial"/>
        </w:rPr>
        <w:t xml:space="preserve">: </w:t>
      </w:r>
      <w:proofErr w:type="spellStart"/>
      <w:r w:rsidRPr="00DB2112">
        <w:rPr>
          <w:rFonts w:cs="Arial"/>
        </w:rPr>
        <w:t>số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lượng</w:t>
      </w:r>
      <w:proofErr w:type="spellEnd"/>
      <w:r w:rsidRPr="00DB2112">
        <w:rPr>
          <w:rFonts w:cs="Arial"/>
        </w:rPr>
        <w:t xml:space="preserve"> user, words, questions, mini tests, </w:t>
      </w:r>
      <w:proofErr w:type="spellStart"/>
      <w:r w:rsidRPr="00DB2112">
        <w:rPr>
          <w:rFonts w:cs="Arial"/>
        </w:rPr>
        <w:t>lượt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làm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bài</w:t>
      </w:r>
      <w:proofErr w:type="spellEnd"/>
      <w:r w:rsidRPr="00DB2112">
        <w:rPr>
          <w:rFonts w:cs="Arial"/>
        </w:rPr>
        <w:t xml:space="preserve">, accuracy, </w:t>
      </w:r>
      <w:proofErr w:type="spellStart"/>
      <w:r w:rsidRPr="00DB2112">
        <w:rPr>
          <w:rFonts w:cs="Arial"/>
        </w:rPr>
        <w:t>và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biểu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đồ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phân</w:t>
      </w:r>
      <w:proofErr w:type="spellEnd"/>
      <w:r w:rsidRPr="00DB2112">
        <w:rPr>
          <w:rFonts w:cs="Arial"/>
        </w:rPr>
        <w:t xml:space="preserve"> </w:t>
      </w:r>
      <w:proofErr w:type="spellStart"/>
      <w:r w:rsidRPr="00DB2112">
        <w:rPr>
          <w:rFonts w:cs="Arial"/>
        </w:rPr>
        <w:t>tích</w:t>
      </w:r>
      <w:proofErr w:type="spellEnd"/>
      <w:r w:rsidRPr="00DB2112">
        <w:rPr>
          <w:rFonts w:cs="Arial"/>
        </w:rPr>
        <w:t xml:space="preserve"> chi </w:t>
      </w:r>
      <w:proofErr w:type="spellStart"/>
      <w:r w:rsidRPr="00DB2112">
        <w:rPr>
          <w:rFonts w:cs="Arial"/>
        </w:rPr>
        <w:t>tiết</w:t>
      </w:r>
      <w:proofErr w:type="spellEnd"/>
      <w:r w:rsidRPr="00DB2112">
        <w:rPr>
          <w:rFonts w:cs="Arial"/>
        </w:rPr>
        <w:t>.</w:t>
      </w:r>
    </w:p>
    <w:p w14:paraId="3431AAE0" w14:textId="77777777" w:rsidR="00197625" w:rsidRDefault="00197625" w:rsidP="000852BB">
      <w:pPr>
        <w:pStyle w:val="Heading2"/>
        <w:jc w:val="both"/>
      </w:pPr>
      <w:bookmarkStart w:id="23" w:name="_Toc291598682"/>
      <w:bookmarkStart w:id="24" w:name="_Toc306115101"/>
      <w:bookmarkStart w:id="25" w:name="_Toc233126416"/>
      <w:bookmarkStart w:id="26" w:name="_Toc233126445"/>
      <w:proofErr w:type="spellStart"/>
      <w:r>
        <w:t>Tổng</w:t>
      </w:r>
      <w:proofErr w:type="spellEnd"/>
      <w:r>
        <w:t xml:space="preserve"> </w:t>
      </w:r>
      <w:proofErr w:type="spellStart"/>
      <w:r w:rsidRPr="00C54633">
        <w:t>quan</w:t>
      </w:r>
      <w:bookmarkEnd w:id="23"/>
      <w:bookmarkEnd w:id="24"/>
      <w:bookmarkEnd w:id="25"/>
      <w:bookmarkEnd w:id="26"/>
      <w:proofErr w:type="spellEnd"/>
    </w:p>
    <w:p w14:paraId="70751F46" w14:textId="77777777" w:rsidR="00197625" w:rsidRDefault="00ED5086" w:rsidP="000852BB">
      <w:pPr>
        <w:pStyle w:val="Heading2"/>
        <w:jc w:val="both"/>
      </w:pPr>
      <w:bookmarkStart w:id="27" w:name="_Toc306115102"/>
      <w:bookmarkStart w:id="28" w:name="_Toc233126417"/>
      <w:bookmarkStart w:id="29" w:name="_Toc233126446"/>
      <w:r>
        <w:t xml:space="preserve">Các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bookmarkEnd w:id="27"/>
      <w:bookmarkEnd w:id="28"/>
      <w:bookmarkEnd w:id="29"/>
      <w:proofErr w:type="spellEnd"/>
    </w:p>
    <w:p w14:paraId="583DC0B5" w14:textId="77777777" w:rsidR="00197625" w:rsidRDefault="003A0B54" w:rsidP="00720EBA">
      <w:pPr>
        <w:pStyle w:val="Heading1"/>
      </w:pPr>
      <w:bookmarkStart w:id="30" w:name="_Toc291598685"/>
      <w:bookmarkStart w:id="31" w:name="_Toc306115103"/>
      <w:bookmarkStart w:id="32" w:name="_Toc233126418"/>
      <w:bookmarkStart w:id="33" w:name="_Toc233126447"/>
      <w:r>
        <w:lastRenderedPageBreak/>
        <w:t>K</w:t>
      </w:r>
      <w:r w:rsidR="00197625">
        <w:t>IẾN TRÚC HỆ THỐNG</w:t>
      </w:r>
      <w:bookmarkEnd w:id="30"/>
      <w:bookmarkEnd w:id="31"/>
      <w:bookmarkEnd w:id="32"/>
      <w:bookmarkEnd w:id="33"/>
    </w:p>
    <w:p w14:paraId="5416B865" w14:textId="77777777" w:rsidR="00197625" w:rsidRDefault="00197625" w:rsidP="000852BB">
      <w:pPr>
        <w:pStyle w:val="Heading2"/>
        <w:jc w:val="both"/>
      </w:pPr>
      <w:bookmarkStart w:id="34" w:name="_Toc291598686"/>
      <w:bookmarkStart w:id="35" w:name="_Toc306115104"/>
      <w:bookmarkStart w:id="36" w:name="_Toc233126419"/>
      <w:bookmarkStart w:id="37" w:name="_Toc233126448"/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bookmarkEnd w:id="34"/>
      <w:bookmarkEnd w:id="35"/>
      <w:bookmarkEnd w:id="36"/>
      <w:bookmarkEnd w:id="37"/>
      <w:proofErr w:type="spellEnd"/>
    </w:p>
    <w:p w14:paraId="06ACCFF7" w14:textId="77777777" w:rsidR="000852BB" w:rsidRDefault="000852BB" w:rsidP="000852BB">
      <w:pPr>
        <w:jc w:val="both"/>
      </w:pPr>
      <w:r>
        <w:rPr>
          <w:noProof/>
        </w:rPr>
        <w:drawing>
          <wp:inline distT="114300" distB="114300" distL="114300" distR="114300" wp14:anchorId="3F535520" wp14:editId="7AF57E5E">
            <wp:extent cx="5852160" cy="4389120"/>
            <wp:effectExtent l="0" t="0" r="0" b="0"/>
            <wp:docPr id="34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B2DEF8" w14:textId="77777777" w:rsidR="000852BB" w:rsidRPr="000852BB" w:rsidRDefault="004F61EE" w:rsidP="000852B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i/>
        </w:rPr>
      </w:pPr>
      <w:proofErr w:type="spellStart"/>
      <w:r>
        <w:rPr>
          <w:b/>
          <w:i/>
        </w:rPr>
        <w:t>Hình</w:t>
      </w:r>
      <w:proofErr w:type="spellEnd"/>
      <w:r>
        <w:rPr>
          <w:b/>
          <w:i/>
        </w:rPr>
        <w:t xml:space="preserve"> 5</w:t>
      </w:r>
      <w:r w:rsidR="000852BB" w:rsidRPr="000852BB">
        <w:rPr>
          <w:b/>
          <w:i/>
        </w:rPr>
        <w:t xml:space="preserve">: </w:t>
      </w:r>
      <w:proofErr w:type="spellStart"/>
      <w:r w:rsidR="000852BB" w:rsidRPr="000852BB">
        <w:rPr>
          <w:b/>
        </w:rPr>
        <w:t>Sơ</w:t>
      </w:r>
      <w:proofErr w:type="spellEnd"/>
      <w:r w:rsidR="000852BB" w:rsidRPr="000852BB">
        <w:rPr>
          <w:b/>
        </w:rPr>
        <w:t xml:space="preserve"> </w:t>
      </w:r>
      <w:proofErr w:type="spellStart"/>
      <w:r w:rsidR="000852BB" w:rsidRPr="000852BB">
        <w:rPr>
          <w:b/>
        </w:rPr>
        <w:t>đồ</w:t>
      </w:r>
      <w:proofErr w:type="spellEnd"/>
      <w:r w:rsidR="000852BB" w:rsidRPr="000852BB">
        <w:rPr>
          <w:b/>
        </w:rPr>
        <w:t xml:space="preserve"> </w:t>
      </w:r>
      <w:proofErr w:type="spellStart"/>
      <w:r w:rsidR="000852BB" w:rsidRPr="000852BB">
        <w:rPr>
          <w:b/>
        </w:rPr>
        <w:t>các</w:t>
      </w:r>
      <w:proofErr w:type="spellEnd"/>
      <w:r w:rsidR="000852BB" w:rsidRPr="000852BB">
        <w:rPr>
          <w:b/>
        </w:rPr>
        <w:t xml:space="preserve"> </w:t>
      </w:r>
      <w:proofErr w:type="spellStart"/>
      <w:r w:rsidR="000852BB" w:rsidRPr="000852BB">
        <w:rPr>
          <w:b/>
        </w:rPr>
        <w:t>thành</w:t>
      </w:r>
      <w:proofErr w:type="spellEnd"/>
      <w:r w:rsidR="000852BB" w:rsidRPr="000852BB">
        <w:rPr>
          <w:b/>
        </w:rPr>
        <w:t xml:space="preserve"> </w:t>
      </w:r>
      <w:proofErr w:type="spellStart"/>
      <w:r w:rsidR="000852BB" w:rsidRPr="000852BB">
        <w:rPr>
          <w:b/>
        </w:rPr>
        <w:t>phần</w:t>
      </w:r>
      <w:proofErr w:type="spellEnd"/>
      <w:r w:rsidR="000852BB" w:rsidRPr="000852BB">
        <w:rPr>
          <w:b/>
        </w:rPr>
        <w:t xml:space="preserve"> </w:t>
      </w:r>
      <w:proofErr w:type="spellStart"/>
      <w:r w:rsidR="000852BB" w:rsidRPr="000852BB">
        <w:rPr>
          <w:b/>
        </w:rPr>
        <w:t>của</w:t>
      </w:r>
      <w:proofErr w:type="spellEnd"/>
      <w:r w:rsidR="000852BB" w:rsidRPr="000852BB">
        <w:rPr>
          <w:b/>
        </w:rPr>
        <w:t xml:space="preserve"> </w:t>
      </w:r>
      <w:proofErr w:type="spellStart"/>
      <w:r w:rsidR="000852BB" w:rsidRPr="000852BB">
        <w:rPr>
          <w:b/>
        </w:rPr>
        <w:t>phần</w:t>
      </w:r>
      <w:proofErr w:type="spellEnd"/>
      <w:r w:rsidR="000852BB" w:rsidRPr="000852BB">
        <w:rPr>
          <w:b/>
        </w:rPr>
        <w:t xml:space="preserve"> </w:t>
      </w:r>
      <w:proofErr w:type="spellStart"/>
      <w:r w:rsidR="000852BB" w:rsidRPr="000852BB">
        <w:rPr>
          <w:b/>
        </w:rPr>
        <w:t>mềm</w:t>
      </w:r>
      <w:proofErr w:type="spellEnd"/>
    </w:p>
    <w:p w14:paraId="1F209854" w14:textId="77777777" w:rsidR="000852BB" w:rsidRDefault="000852BB" w:rsidP="000852BB">
      <w:pPr>
        <w:numPr>
          <w:ilvl w:val="0"/>
          <w:numId w:val="16"/>
        </w:numPr>
        <w:tabs>
          <w:tab w:val="left" w:pos="720"/>
        </w:tabs>
        <w:spacing w:before="160" w:after="160" w:line="288" w:lineRule="auto"/>
        <w:jc w:val="both"/>
        <w:rPr>
          <w:sz w:val="28"/>
          <w:szCs w:val="28"/>
        </w:rPr>
      </w:pPr>
      <w:r w:rsidRPr="000852BB">
        <w:rPr>
          <w:b/>
          <w:szCs w:val="28"/>
        </w:rPr>
        <w:t>Client (Frontend)</w:t>
      </w:r>
    </w:p>
    <w:p w14:paraId="408085E3" w14:textId="77777777" w:rsidR="000852BB" w:rsidRDefault="000852BB" w:rsidP="000852BB">
      <w:pPr>
        <w:jc w:val="both"/>
      </w:pPr>
      <w:r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Next.js 16 (App Router), React 19, TypeScript </w:t>
      </w:r>
      <w:proofErr w:type="spellStart"/>
      <w:r>
        <w:t>và</w:t>
      </w:r>
      <w:proofErr w:type="spellEnd"/>
      <w:r>
        <w:t xml:space="preserve"> Tailwind CSS 4. 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backend </w:t>
      </w:r>
      <w:proofErr w:type="spellStart"/>
      <w:r>
        <w:t>thông</w:t>
      </w:r>
      <w:proofErr w:type="spellEnd"/>
      <w:r>
        <w:t xml:space="preserve"> qua REST API (Axios).</w:t>
      </w:r>
    </w:p>
    <w:p w14:paraId="1D9D3839" w14:textId="77777777" w:rsidR="000852BB" w:rsidRDefault="000852BB" w:rsidP="000852BB">
      <w:pPr>
        <w:numPr>
          <w:ilvl w:val="0"/>
          <w:numId w:val="16"/>
        </w:numPr>
        <w:tabs>
          <w:tab w:val="left" w:pos="720"/>
        </w:tabs>
        <w:spacing w:before="160" w:after="160" w:line="288" w:lineRule="auto"/>
        <w:jc w:val="both"/>
      </w:pPr>
      <w:r w:rsidRPr="000852BB">
        <w:rPr>
          <w:b/>
          <w:szCs w:val="28"/>
        </w:rPr>
        <w:t>Backend</w:t>
      </w:r>
      <w:r>
        <w:t xml:space="preserve"> </w:t>
      </w:r>
    </w:p>
    <w:p w14:paraId="3382A59E" w14:textId="77777777" w:rsidR="000852BB" w:rsidRDefault="000852BB" w:rsidP="000852BB">
      <w:pPr>
        <w:jc w:val="both"/>
      </w:pPr>
      <w:r>
        <w:t xml:space="preserve">Thành </w:t>
      </w:r>
      <w:proofErr w:type="spellStart"/>
      <w:r>
        <w:t>phần</w:t>
      </w:r>
      <w:proofErr w:type="spellEnd"/>
      <w:r>
        <w:t xml:space="preserve"> logic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(Express.js 5), bao </w:t>
      </w:r>
      <w:proofErr w:type="spellStart"/>
      <w:r>
        <w:t>gồm</w:t>
      </w:r>
      <w:proofErr w:type="spellEnd"/>
      <w:r>
        <w:t>:</w:t>
      </w:r>
    </w:p>
    <w:p w14:paraId="3618801B" w14:textId="77777777" w:rsidR="000852BB" w:rsidRDefault="000852BB" w:rsidP="000852BB">
      <w:pPr>
        <w:numPr>
          <w:ilvl w:val="0"/>
          <w:numId w:val="16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r>
        <w:rPr>
          <w:b/>
        </w:rPr>
        <w:t>API Routes (Express Router)</w:t>
      </w:r>
    </w:p>
    <w:p w14:paraId="64F76040" w14:textId="77777777" w:rsidR="000852BB" w:rsidRDefault="000852BB" w:rsidP="000852BB">
      <w:pPr>
        <w:jc w:val="both"/>
      </w:pPr>
      <w:r>
        <w:t xml:space="preserve">Các route API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Client,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JWT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Controller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JWT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01346C4B" w14:textId="77777777" w:rsidR="000852BB" w:rsidRDefault="000852BB" w:rsidP="000852BB">
      <w:pPr>
        <w:numPr>
          <w:ilvl w:val="0"/>
          <w:numId w:val="17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r>
        <w:rPr>
          <w:b/>
        </w:rPr>
        <w:lastRenderedPageBreak/>
        <w:t>Auth Controller &amp; Auth Service</w:t>
      </w:r>
    </w:p>
    <w:p w14:paraId="532B2215" w14:textId="77777777" w:rsidR="000852BB" w:rsidRDefault="000852BB" w:rsidP="000852BB">
      <w:pPr>
        <w:jc w:val="both"/>
      </w:pPr>
      <w:r>
        <w:t xml:space="preserve">Auth Controller &amp; Auth Service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AuthService.register</w:t>
      </w:r>
      <w:proofErr w:type="spellEnd"/>
      <w:r>
        <w:t xml:space="preserve">() </w:t>
      </w:r>
      <w:proofErr w:type="spellStart"/>
      <w:r>
        <w:t>tạo</w:t>
      </w:r>
      <w:proofErr w:type="spellEnd"/>
      <w:r>
        <w:t xml:space="preserve"> user </w:t>
      </w:r>
      <w:proofErr w:type="spellStart"/>
      <w:r>
        <w:t>mới</w:t>
      </w:r>
      <w:proofErr w:type="spellEnd"/>
      <w:r>
        <w:t xml:space="preserve">, hash password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Bcrypt</w:t>
      </w:r>
      <w:proofErr w:type="spellEnd"/>
      <w:r>
        <w:t xml:space="preserve">. </w:t>
      </w:r>
      <w:proofErr w:type="spellStart"/>
      <w:r>
        <w:t>AuthService.login</w:t>
      </w:r>
      <w:proofErr w:type="spellEnd"/>
      <w:r>
        <w:t xml:space="preserve">()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JWT token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userId</w:t>
      </w:r>
      <w:proofErr w:type="spellEnd"/>
      <w:r>
        <w:t>, email, role, permissions.</w:t>
      </w:r>
    </w:p>
    <w:p w14:paraId="38C7593F" w14:textId="77777777" w:rsidR="000852BB" w:rsidRDefault="000852BB" w:rsidP="000852BB">
      <w:pPr>
        <w:numPr>
          <w:ilvl w:val="0"/>
          <w:numId w:val="15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proofErr w:type="spellStart"/>
      <w:r>
        <w:rPr>
          <w:b/>
        </w:rPr>
        <w:t>AuthController</w:t>
      </w:r>
      <w:proofErr w:type="spellEnd"/>
    </w:p>
    <w:p w14:paraId="52B78E1E" w14:textId="77777777" w:rsidR="000852BB" w:rsidRDefault="000852BB" w:rsidP="000852BB">
      <w:pPr>
        <w:jc w:val="both"/>
      </w:pPr>
      <w:r>
        <w:t xml:space="preserve">Thành phần Controller xử lý xác thực người dùng. AuthController cung cấp endpoint POST /api/auth/register (đăng ký với fullName, email, password) và POST /api/auth/login (đăng nhập, trả về JWT token). Sử dụng AuthService để hash password bằng Bcrypt, tạo JWT token chứa userId, email, role, permissions với thời hạn 1 ngày. Sau đăng nhập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awardDailyLogin</w:t>
      </w:r>
      <w:proofErr w:type="spellEnd"/>
      <w:r>
        <w:t xml:space="preserve"> XP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(Learner).</w:t>
      </w:r>
    </w:p>
    <w:p w14:paraId="66D3F2A2" w14:textId="77777777" w:rsidR="000852BB" w:rsidRDefault="000852BB" w:rsidP="000852BB">
      <w:pPr>
        <w:numPr>
          <w:ilvl w:val="0"/>
          <w:numId w:val="14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proofErr w:type="spellStart"/>
      <w:r>
        <w:rPr>
          <w:b/>
        </w:rPr>
        <w:t>AdminController</w:t>
      </w:r>
      <w:proofErr w:type="spellEnd"/>
      <w:r>
        <w:rPr>
          <w:b/>
        </w:rPr>
        <w:t xml:space="preserve"> &amp; </w:t>
      </w:r>
      <w:proofErr w:type="spellStart"/>
      <w:r>
        <w:rPr>
          <w:b/>
        </w:rPr>
        <w:t>AdminService</w:t>
      </w:r>
      <w:proofErr w:type="spellEnd"/>
    </w:p>
    <w:p w14:paraId="6C10139B" w14:textId="77777777" w:rsidR="000852BB" w:rsidRDefault="000852BB" w:rsidP="000852BB">
      <w:pPr>
        <w:jc w:val="both"/>
      </w:pPr>
      <w:r>
        <w:t xml:space="preserve">Admin Controller &amp; Admin Service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: CRUD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(Words),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(Questions),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(Topics), mini test (</w:t>
      </w:r>
      <w:proofErr w:type="spellStart"/>
      <w:r>
        <w:t>MiniTests</w:t>
      </w:r>
      <w:proofErr w:type="spellEnd"/>
      <w:r>
        <w:t xml:space="preserve">);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(Students);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(Content Review);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dashboard; import CSV; audit logs.</w:t>
      </w:r>
    </w:p>
    <w:p w14:paraId="3FCD0A95" w14:textId="77777777" w:rsidR="000852BB" w:rsidRDefault="000852BB" w:rsidP="000852BB">
      <w:pPr>
        <w:numPr>
          <w:ilvl w:val="0"/>
          <w:numId w:val="19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r>
        <w:rPr>
          <w:b/>
        </w:rPr>
        <w:t>Creator Controller &amp; Creator Service</w:t>
      </w:r>
    </w:p>
    <w:p w14:paraId="381BD7E9" w14:textId="77777777" w:rsidR="000852BB" w:rsidRDefault="000852BB" w:rsidP="000852BB">
      <w:pPr>
        <w:jc w:val="both"/>
      </w:pP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logic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: CRUD </w:t>
      </w:r>
      <w:proofErr w:type="spellStart"/>
      <w:r>
        <w:t>nội</w:t>
      </w:r>
      <w:proofErr w:type="spellEnd"/>
      <w:r>
        <w:t xml:space="preserve"> dung (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,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mini test),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(submit-review),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(content-summary, analytics).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tạo</w:t>
      </w:r>
      <w:proofErr w:type="spellEnd"/>
      <w:r>
        <w:t xml:space="preserve">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Draft, </w:t>
      </w:r>
      <w:proofErr w:type="spellStart"/>
      <w:r>
        <w:t>gửi</w:t>
      </w:r>
      <w:proofErr w:type="spellEnd"/>
      <w:r>
        <w:t xml:space="preserve"> admin </w:t>
      </w:r>
      <w:proofErr w:type="spellStart"/>
      <w:r>
        <w:t>duyệt</w:t>
      </w:r>
      <w:proofErr w:type="spellEnd"/>
      <w:r>
        <w:t xml:space="preserve"> qua </w:t>
      </w:r>
      <w:proofErr w:type="spellStart"/>
      <w:r>
        <w:t>PendingReview</w:t>
      </w:r>
      <w:proofErr w:type="spellEnd"/>
      <w:r>
        <w:t>.</w:t>
      </w:r>
    </w:p>
    <w:p w14:paraId="1F36E10F" w14:textId="77777777" w:rsidR="000852BB" w:rsidRDefault="000852BB" w:rsidP="000852BB">
      <w:pPr>
        <w:numPr>
          <w:ilvl w:val="0"/>
          <w:numId w:val="13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proofErr w:type="spellStart"/>
      <w:r>
        <w:rPr>
          <w:b/>
        </w:rPr>
        <w:t>GamificationService</w:t>
      </w:r>
      <w:proofErr w:type="spellEnd"/>
    </w:p>
    <w:p w14:paraId="1764C701" w14:textId="77777777" w:rsidR="000852BB" w:rsidRDefault="000852BB" w:rsidP="000852BB">
      <w:pPr>
        <w:jc w:val="both"/>
      </w:pPr>
      <w:r>
        <w:t>Dịch vụ gamification xử lý XP, Level, Streak, Achievement. Định nghĩa XP_REWARDS cho các hành động: LearnWord (10 XP), PracticeComplete (50 XP), MiniTestComplete (100 XP), DailyLogin (20 XP). Cung cấp getLevelState(totalXP) để tính cấp độ hiện tại (Level = floor(totalXP/100) + 1) và tiến độ XP trong cấp độ. Hàm awardXP(userId, action, sourceId) ghi nhận sự kiện XP. Theo dõi streak (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achievements (</w:t>
      </w:r>
      <w:proofErr w:type="spellStart"/>
      <w:r>
        <w:t>huy</w:t>
      </w:r>
      <w:proofErr w:type="spellEnd"/>
      <w:r>
        <w:t xml:space="preserve"> </w:t>
      </w:r>
      <w:proofErr w:type="spellStart"/>
      <w:r>
        <w:t>hiệu</w:t>
      </w:r>
      <w:proofErr w:type="spellEnd"/>
      <w:r>
        <w:t>).</w:t>
      </w:r>
    </w:p>
    <w:p w14:paraId="103340F1" w14:textId="77777777" w:rsidR="000852BB" w:rsidRDefault="000852BB" w:rsidP="000852BB">
      <w:pPr>
        <w:numPr>
          <w:ilvl w:val="0"/>
          <w:numId w:val="12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proofErr w:type="spellStart"/>
      <w:r>
        <w:rPr>
          <w:b/>
        </w:rPr>
        <w:t>LearningPathService</w:t>
      </w:r>
      <w:proofErr w:type="spellEnd"/>
    </w:p>
    <w:p w14:paraId="194F0D48" w14:textId="77777777" w:rsidR="000852BB" w:rsidRDefault="000852BB" w:rsidP="000852BB">
      <w:pPr>
        <w:jc w:val="both"/>
      </w:pPr>
      <w:proofErr w:type="spellStart"/>
      <w:r>
        <w:t>Dịch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(Learning Path).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schema </w:t>
      </w:r>
      <w:proofErr w:type="spellStart"/>
      <w:r>
        <w:t>với</w:t>
      </w:r>
      <w:proofErr w:type="spellEnd"/>
      <w:r>
        <w:t xml:space="preserve"> 2 </w:t>
      </w:r>
      <w:proofErr w:type="spellStart"/>
      <w:r>
        <w:t>bảng</w:t>
      </w:r>
      <w:proofErr w:type="spellEnd"/>
      <w:r>
        <w:t xml:space="preserve">: </w:t>
      </w:r>
      <w:proofErr w:type="spellStart"/>
      <w:r>
        <w:t>dbo.LearningPathLevels</w:t>
      </w:r>
      <w:proofErr w:type="spellEnd"/>
      <w:r>
        <w:t xml:space="preserve"> (</w:t>
      </w:r>
      <w:proofErr w:type="spellStart"/>
      <w:r>
        <w:t>LevelId</w:t>
      </w:r>
      <w:proofErr w:type="spellEnd"/>
      <w:r>
        <w:t xml:space="preserve">, Name, </w:t>
      </w:r>
      <w:proofErr w:type="spellStart"/>
      <w:r>
        <w:t>DisplayOrder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dbo.LearningPathTopics</w:t>
      </w:r>
      <w:proofErr w:type="spellEnd"/>
      <w:r>
        <w:t xml:space="preserve"> (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Level </w:t>
      </w:r>
      <w:proofErr w:type="spellStart"/>
      <w:r>
        <w:t>với</w:t>
      </w:r>
      <w:proofErr w:type="spellEnd"/>
      <w:r>
        <w:t xml:space="preserve"> Topics). Định </w:t>
      </w:r>
      <w:proofErr w:type="spellStart"/>
      <w:r>
        <w:t>nghĩa</w:t>
      </w:r>
      <w:proofErr w:type="spellEnd"/>
      <w:r>
        <w:t xml:space="preserve"> 4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TOEIC: TOEIC 300, TOEIC 500, TOEIC 700, TOEIC 900.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(Topics)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. </w:t>
      </w:r>
      <w:proofErr w:type="spellStart"/>
      <w:r>
        <w:t>getLearningPath</w:t>
      </w:r>
      <w:proofErr w:type="spellEnd"/>
      <w:r>
        <w:t>(</w:t>
      </w:r>
      <w:proofErr w:type="spellStart"/>
      <w:r>
        <w:t>userId</w:t>
      </w:r>
      <w:proofErr w:type="spellEnd"/>
      <w:r>
        <w:t xml:space="preserve">, </w:t>
      </w:r>
      <w:proofErr w:type="spellStart"/>
      <w:r>
        <w:t>levelId</w:t>
      </w:r>
      <w:proofErr w:type="spellEnd"/>
      <w:r>
        <w:t xml:space="preserve">)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>.</w:t>
      </w:r>
    </w:p>
    <w:p w14:paraId="08BD51AF" w14:textId="77777777" w:rsidR="000852BB" w:rsidRDefault="000852BB" w:rsidP="000852BB">
      <w:pPr>
        <w:numPr>
          <w:ilvl w:val="0"/>
          <w:numId w:val="18"/>
        </w:numPr>
        <w:tabs>
          <w:tab w:val="left" w:pos="720"/>
        </w:tabs>
        <w:spacing w:before="160" w:after="160" w:line="288" w:lineRule="auto"/>
        <w:jc w:val="both"/>
        <w:rPr>
          <w:b/>
        </w:rPr>
      </w:pPr>
      <w:r>
        <w:rPr>
          <w:b/>
        </w:rPr>
        <w:t>SQL Server Database (</w:t>
      </w:r>
      <w:proofErr w:type="spellStart"/>
      <w:r>
        <w:rPr>
          <w:b/>
        </w:rPr>
        <w:t>ToeicVocabularyPlatform</w:t>
      </w:r>
      <w:proofErr w:type="spellEnd"/>
      <w:r>
        <w:rPr>
          <w:b/>
        </w:rPr>
        <w:t>)</w:t>
      </w:r>
    </w:p>
    <w:p w14:paraId="61F367D6" w14:textId="77777777" w:rsidR="000852BB" w:rsidRDefault="000852BB" w:rsidP="000852BB">
      <w:pPr>
        <w:jc w:val="both"/>
      </w:pP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SQL Server (</w:t>
      </w:r>
      <w:proofErr w:type="spellStart"/>
      <w:r>
        <w:t>ToeicVocabularyPlatform</w:t>
      </w:r>
      <w:proofErr w:type="spellEnd"/>
      <w:r>
        <w:t xml:space="preserve">)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mssql</w:t>
      </w:r>
      <w:proofErr w:type="spellEnd"/>
      <w:r>
        <w:t xml:space="preserve">/msnodesqlv8 driver,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Windows Authentication </w:t>
      </w:r>
      <w:proofErr w:type="spellStart"/>
      <w:r>
        <w:t>và</w:t>
      </w:r>
      <w:proofErr w:type="spellEnd"/>
      <w:r>
        <w:t xml:space="preserve"> SQL Authentication.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queries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(parameterized queries)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SQL injection.</w:t>
      </w:r>
    </w:p>
    <w:p w14:paraId="51E35E99" w14:textId="77777777" w:rsidR="00D10784" w:rsidRDefault="000852BB" w:rsidP="00720EBA">
      <w:pPr>
        <w:spacing w:before="0" w:line="240" w:lineRule="auto"/>
        <w:ind w:left="0"/>
        <w:sectPr w:rsidR="00D10784" w:rsidSect="00720EBA">
          <w:pgSz w:w="11907" w:h="16840"/>
          <w:pgMar w:top="1133" w:right="1133" w:bottom="1700" w:left="1133" w:header="720" w:footer="720" w:gutter="0"/>
          <w:cols w:space="720"/>
          <w:docGrid w:linePitch="272"/>
        </w:sectPr>
      </w:pPr>
      <w:r>
        <w:br w:type="page"/>
      </w:r>
      <w:r>
        <w:lastRenderedPageBreak/>
        <w:br w:type="page"/>
      </w:r>
    </w:p>
    <w:p w14:paraId="1AB0F5F7" w14:textId="77777777" w:rsidR="000852BB" w:rsidRPr="004F61EE" w:rsidRDefault="000852BB" w:rsidP="00720EBA">
      <w:pPr>
        <w:spacing w:before="0" w:line="240" w:lineRule="auto"/>
        <w:ind w:left="0"/>
        <w:rPr>
          <w:b/>
        </w:rPr>
      </w:pPr>
      <w:r>
        <w:rPr>
          <w:noProof/>
        </w:rPr>
        <w:lastRenderedPageBreak/>
        <w:drawing>
          <wp:inline distT="114300" distB="114300" distL="114300" distR="114300" wp14:anchorId="36FDE2DF" wp14:editId="44F54F44">
            <wp:extent cx="5852160" cy="4389120"/>
            <wp:effectExtent l="0" t="0" r="0" b="0"/>
            <wp:docPr id="5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D8CB2B" w14:textId="77777777" w:rsidR="000852BB" w:rsidRDefault="004F61EE" w:rsidP="000852BB">
      <w:pPr>
        <w:jc w:val="center"/>
        <w:rPr>
          <w:i/>
        </w:rPr>
      </w:pPr>
      <w:proofErr w:type="spellStart"/>
      <w:r w:rsidRPr="004F61EE">
        <w:rPr>
          <w:b/>
          <w:i/>
        </w:rPr>
        <w:t>Hình</w:t>
      </w:r>
      <w:proofErr w:type="spellEnd"/>
      <w:r w:rsidRPr="004F61EE">
        <w:rPr>
          <w:b/>
          <w:i/>
        </w:rPr>
        <w:t xml:space="preserve"> 6: Sequence Diagram </w:t>
      </w:r>
      <w:proofErr w:type="spellStart"/>
      <w:r w:rsidRPr="004F61EE">
        <w:rPr>
          <w:b/>
          <w:i/>
        </w:rPr>
        <w:t>cho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chức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năng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học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từ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vựng</w:t>
      </w:r>
      <w:proofErr w:type="spellEnd"/>
      <w:r w:rsidRPr="004F61EE">
        <w:rPr>
          <w:b/>
          <w:i/>
        </w:rPr>
        <w:t xml:space="preserve"> (</w:t>
      </w:r>
      <w:proofErr w:type="spellStart"/>
      <w:r w:rsidRPr="004F61EE">
        <w:rPr>
          <w:b/>
          <w:i/>
        </w:rPr>
        <w:t>SubmitAnswer</w:t>
      </w:r>
      <w:proofErr w:type="spellEnd"/>
      <w:r w:rsidRPr="004F61EE">
        <w:rPr>
          <w:b/>
          <w:i/>
        </w:rPr>
        <w:t>)</w:t>
      </w:r>
    </w:p>
    <w:p w14:paraId="44F6DA35" w14:textId="77777777" w:rsidR="00720EBA" w:rsidRDefault="00720EBA" w:rsidP="000852BB">
      <w:pPr>
        <w:jc w:val="center"/>
        <w:rPr>
          <w:i/>
        </w:rPr>
      </w:pPr>
    </w:p>
    <w:p w14:paraId="4D1DF5D3" w14:textId="77777777" w:rsidR="00720EBA" w:rsidRDefault="00720EBA" w:rsidP="000852BB">
      <w:pPr>
        <w:jc w:val="center"/>
        <w:rPr>
          <w:i/>
        </w:rPr>
      </w:pPr>
    </w:p>
    <w:p w14:paraId="116C7FF0" w14:textId="77777777" w:rsidR="00D10784" w:rsidRDefault="00D10784" w:rsidP="00720EBA">
      <w:pPr>
        <w:rPr>
          <w:b/>
        </w:rPr>
        <w:sectPr w:rsidR="00D10784" w:rsidSect="00720EBA">
          <w:pgSz w:w="11907" w:h="16840"/>
          <w:pgMar w:top="1133" w:right="1133" w:bottom="1700" w:left="1133" w:header="720" w:footer="720" w:gutter="0"/>
          <w:cols w:space="720"/>
          <w:docGrid w:linePitch="272"/>
        </w:sectPr>
      </w:pPr>
    </w:p>
    <w:p w14:paraId="0A74DD54" w14:textId="77777777" w:rsidR="00D10784" w:rsidRDefault="00720EBA" w:rsidP="00720EBA">
      <w:pPr>
        <w:rPr>
          <w:b/>
        </w:rPr>
        <w:sectPr w:rsidR="00D10784" w:rsidSect="00D10784">
          <w:pgSz w:w="16840" w:h="11907" w:orient="landscape"/>
          <w:pgMar w:top="1134" w:right="1134" w:bottom="1134" w:left="1701" w:header="720" w:footer="720" w:gutter="0"/>
          <w:cols w:space="720"/>
          <w:docGrid w:linePitch="272"/>
        </w:sectPr>
      </w:pPr>
      <w:r>
        <w:rPr>
          <w:noProof/>
        </w:rPr>
        <w:lastRenderedPageBreak/>
        <w:drawing>
          <wp:inline distT="114300" distB="114300" distL="114300" distR="114300" wp14:anchorId="11EEBDC5" wp14:editId="0EF2EEC9">
            <wp:extent cx="5852160" cy="4389120"/>
            <wp:effectExtent l="0" t="0" r="0" b="0"/>
            <wp:docPr id="3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5B8967" w14:textId="77777777" w:rsidR="00720EBA" w:rsidRPr="004F61EE" w:rsidRDefault="00720EBA" w:rsidP="00720EBA">
      <w:pPr>
        <w:rPr>
          <w:b/>
        </w:rPr>
      </w:pPr>
    </w:p>
    <w:p w14:paraId="12B2FC81" w14:textId="77777777" w:rsidR="00720EBA" w:rsidRDefault="004F61EE" w:rsidP="00720EBA">
      <w:pPr>
        <w:jc w:val="center"/>
        <w:rPr>
          <w:i/>
        </w:rPr>
      </w:pPr>
      <w:proofErr w:type="spellStart"/>
      <w:r w:rsidRPr="004F61EE">
        <w:rPr>
          <w:b/>
          <w:i/>
        </w:rPr>
        <w:t>Hình</w:t>
      </w:r>
      <w:proofErr w:type="spellEnd"/>
      <w:r w:rsidRPr="004F61EE">
        <w:rPr>
          <w:b/>
          <w:i/>
        </w:rPr>
        <w:t xml:space="preserve"> 7: Sequence Diagram </w:t>
      </w:r>
      <w:proofErr w:type="spellStart"/>
      <w:r w:rsidRPr="004F61EE">
        <w:rPr>
          <w:b/>
          <w:i/>
        </w:rPr>
        <w:t>cho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chức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năng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đăng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nhập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và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tạo</w:t>
      </w:r>
      <w:proofErr w:type="spellEnd"/>
      <w:r w:rsidRPr="004F61EE">
        <w:rPr>
          <w:b/>
          <w:i/>
        </w:rPr>
        <w:t xml:space="preserve"> Mini Test</w:t>
      </w:r>
    </w:p>
    <w:p w14:paraId="778D8A4C" w14:textId="77777777" w:rsidR="00720EBA" w:rsidRPr="00720EBA" w:rsidRDefault="00720EBA" w:rsidP="00720EBA">
      <w:pPr>
        <w:pStyle w:val="Heading1"/>
      </w:pPr>
      <w:bookmarkStart w:id="38" w:name="_Toc233126420"/>
      <w:bookmarkStart w:id="39" w:name="_Toc233126449"/>
      <w:r w:rsidRPr="00720EBA">
        <w:lastRenderedPageBreak/>
        <w:t>THIẾT KẾ LỚP</w:t>
      </w:r>
      <w:bookmarkEnd w:id="38"/>
      <w:bookmarkEnd w:id="39"/>
    </w:p>
    <w:p w14:paraId="0BFF709C" w14:textId="77777777" w:rsidR="00720EBA" w:rsidRDefault="00720EBA" w:rsidP="00720EBA">
      <w:pPr>
        <w:pStyle w:val="Heading2"/>
        <w:keepNext/>
        <w:tabs>
          <w:tab w:val="left" w:pos="720"/>
        </w:tabs>
        <w:autoSpaceDE/>
        <w:autoSpaceDN/>
        <w:spacing w:before="240" w:after="60" w:line="288" w:lineRule="auto"/>
        <w:ind w:left="0" w:firstLine="0"/>
      </w:pPr>
      <w:bookmarkStart w:id="40" w:name="_Toc233126421"/>
      <w:bookmarkStart w:id="41" w:name="_Toc233126450"/>
      <w:r>
        <w:t>Class Diagram</w:t>
      </w:r>
      <w:bookmarkEnd w:id="40"/>
      <w:bookmarkEnd w:id="41"/>
    </w:p>
    <w:p w14:paraId="618FD2D5" w14:textId="77777777" w:rsidR="00720EBA" w:rsidRDefault="00720EBA" w:rsidP="00720EBA">
      <w:r>
        <w:rPr>
          <w:noProof/>
        </w:rPr>
        <w:drawing>
          <wp:inline distT="114300" distB="114300" distL="114300" distR="114300" wp14:anchorId="18BF3BAF" wp14:editId="7B6177EC">
            <wp:extent cx="5852160" cy="4389120"/>
            <wp:effectExtent l="0" t="0" r="0" b="0"/>
            <wp:docPr id="26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981E20" w14:textId="77777777" w:rsidR="00720EBA" w:rsidRDefault="004F61EE" w:rsidP="00720EBA">
      <w:pPr>
        <w:jc w:val="center"/>
        <w:rPr>
          <w:i/>
        </w:rPr>
      </w:pPr>
      <w:proofErr w:type="spellStart"/>
      <w:r w:rsidRPr="004F61EE">
        <w:rPr>
          <w:b/>
          <w:i/>
        </w:rPr>
        <w:t>Hình</w:t>
      </w:r>
      <w:proofErr w:type="spellEnd"/>
      <w:r w:rsidRPr="004F61EE">
        <w:rPr>
          <w:b/>
          <w:i/>
        </w:rPr>
        <w:t xml:space="preserve"> 8: </w:t>
      </w:r>
      <w:proofErr w:type="spellStart"/>
      <w:r w:rsidRPr="004F61EE">
        <w:rPr>
          <w:b/>
          <w:i/>
        </w:rPr>
        <w:t>Biểu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đồ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lớp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cho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hệ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thống</w:t>
      </w:r>
      <w:proofErr w:type="spellEnd"/>
      <w:r w:rsidRPr="004F61EE">
        <w:rPr>
          <w:b/>
          <w:i/>
        </w:rPr>
        <w:t xml:space="preserve"> </w:t>
      </w:r>
      <w:proofErr w:type="spellStart"/>
      <w:r w:rsidRPr="004F61EE">
        <w:rPr>
          <w:b/>
          <w:i/>
        </w:rPr>
        <w:t>VocaBoost</w:t>
      </w:r>
      <w:proofErr w:type="spellEnd"/>
    </w:p>
    <w:p w14:paraId="17C8AF48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42" w:name="_heading=h.ty1xobqeyr43" w:colFirst="0" w:colLast="0"/>
      <w:bookmarkStart w:id="43" w:name="_Toc233126422"/>
      <w:bookmarkStart w:id="44" w:name="_Toc233126451"/>
      <w:bookmarkEnd w:id="42"/>
      <w:proofErr w:type="spellStart"/>
      <w:r>
        <w:t>AuthController</w:t>
      </w:r>
      <w:bookmarkEnd w:id="43"/>
      <w:bookmarkEnd w:id="44"/>
      <w:proofErr w:type="spellEnd"/>
    </w:p>
    <w:tbl>
      <w:tblPr>
        <w:tblW w:w="963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66"/>
        <w:gridCol w:w="2730"/>
        <w:gridCol w:w="5640"/>
      </w:tblGrid>
      <w:tr w:rsidR="00720EBA" w14:paraId="299FADD9" w14:textId="77777777" w:rsidTr="00D10784">
        <w:trPr>
          <w:trHeight w:val="530"/>
        </w:trPr>
        <w:tc>
          <w:tcPr>
            <w:tcW w:w="3996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92817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Name</w:t>
            </w:r>
          </w:p>
        </w:tc>
        <w:tc>
          <w:tcPr>
            <w:tcW w:w="5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3A00B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Description</w:t>
            </w:r>
          </w:p>
        </w:tc>
      </w:tr>
      <w:tr w:rsidR="00720EBA" w14:paraId="59436373" w14:textId="77777777" w:rsidTr="00D10784">
        <w:trPr>
          <w:trHeight w:val="530"/>
        </w:trPr>
        <w:tc>
          <w:tcPr>
            <w:tcW w:w="9636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DD2E3A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Properties</w:t>
            </w:r>
          </w:p>
        </w:tc>
      </w:tr>
      <w:tr w:rsidR="00720EBA" w14:paraId="689DE106" w14:textId="77777777" w:rsidTr="00D10784">
        <w:trPr>
          <w:trHeight w:val="886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4B20B3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65428049" wp14:editId="43404B8F">
                  <wp:extent cx="314325" cy="292100"/>
                  <wp:effectExtent l="0" t="0" r="0" b="0"/>
                  <wp:docPr id="36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2386A" w14:textId="77777777" w:rsidR="00720EBA" w:rsidRDefault="00720EBA" w:rsidP="00720EBA">
            <w:pPr>
              <w:spacing w:line="261" w:lineRule="auto"/>
            </w:pPr>
            <w:proofErr w:type="spellStart"/>
            <w:r>
              <w:t>AuthController</w:t>
            </w:r>
            <w:proofErr w:type="spellEnd"/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AF59F" w14:textId="77777777" w:rsidR="00720EBA" w:rsidRDefault="00720EBA" w:rsidP="00720EBA">
            <w:pPr>
              <w:spacing w:line="261" w:lineRule="auto"/>
            </w:pPr>
            <w:proofErr w:type="spellStart"/>
            <w:r>
              <w:t>Lớp</w:t>
            </w:r>
            <w:proofErr w:type="spellEnd"/>
            <w:r>
              <w:t xml:space="preserve"> Controller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thực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.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AuthService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(register/login).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về</w:t>
            </w:r>
            <w:proofErr w:type="spellEnd"/>
            <w:r>
              <w:t xml:space="preserve"> JWT token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userId</w:t>
            </w:r>
            <w:proofErr w:type="spellEnd"/>
            <w:r>
              <w:t>, role, permissions.</w:t>
            </w:r>
          </w:p>
        </w:tc>
      </w:tr>
      <w:tr w:rsidR="00720EBA" w14:paraId="118CB635" w14:textId="77777777" w:rsidTr="00D10784">
        <w:trPr>
          <w:trHeight w:val="530"/>
        </w:trPr>
        <w:tc>
          <w:tcPr>
            <w:tcW w:w="9636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CEA496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Method</w:t>
            </w:r>
          </w:p>
        </w:tc>
      </w:tr>
      <w:tr w:rsidR="00720EBA" w14:paraId="00A55D50" w14:textId="77777777" w:rsidTr="00D10784">
        <w:trPr>
          <w:trHeight w:val="770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6CD11" w14:textId="77777777" w:rsidR="00720EBA" w:rsidRDefault="00720EBA" w:rsidP="00720EBA">
            <w:r>
              <w:rPr>
                <w:noProof/>
              </w:rPr>
              <w:lastRenderedPageBreak/>
              <w:drawing>
                <wp:inline distT="114300" distB="114300" distL="114300" distR="114300" wp14:anchorId="149F7B07" wp14:editId="453F795C">
                  <wp:extent cx="304800" cy="209550"/>
                  <wp:effectExtent l="0" t="0" r="0" b="0"/>
                  <wp:docPr id="14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5FFC1" w14:textId="77777777" w:rsidR="00720EBA" w:rsidRDefault="00720EBA" w:rsidP="00720EBA">
            <w:pPr>
              <w:spacing w:line="261" w:lineRule="auto"/>
            </w:pPr>
            <w:r>
              <w:t>static async register(req, res, next)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1959D" w14:textId="77777777" w:rsidR="00720EBA" w:rsidRDefault="00720EBA" w:rsidP="00720EBA">
            <w:pPr>
              <w:spacing w:line="261" w:lineRule="auto"/>
              <w:rPr>
                <w:i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Đăng ký người dùng mới. Input: fullName, email, password. Output: 201 + user object.</w:t>
              <w:br/>
              <w:br/>
              <w:t>Pseudo-code:</w:t>
              <w:br/>
              <w:t>1. Validate input (fullName, email, password required)</w:t>
              <w:br/>
              <w:t>2. Call AuthService.register(fullName, email, password)</w:t>
              <w:br/>
              <w:t xml:space="preserve">   a. Query: SELECT UserId FROM Users WHERE Email = @email</w:t>
              <w:br/>
              <w:t xml:space="preserve">   b. If exists → throw 'Email already registered' (400)</w:t>
              <w:br/>
              <w:t xml:space="preserve">   c. Hash password using bcrypt (salt rounds = 10)</w:t>
              <w:br/>
              <w:t xml:space="preserve">   d. Get RoleID for default role 'Learner'</w:t>
              <w:br/>
              <w:t xml:space="preserve">   e. INSERT INTO Users (FullName, Email, PasswordHash, RoleID, IsActive)</w:t>
              <w:br/>
              <w:t xml:space="preserve">   f. Return { user: { id, fullName, email, role: 'Learner', permissions: [] } }</w:t>
              <w:br/>
              <w:t>3. Return 201 with user info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r>
              <w:rPr>
                <w:rFonts w:ascii="Times New Roman" w:hAnsi="Times New Roman"/>
                <w:b w:val="0"/>
                <w:i/>
                <w:sz w:val="20"/>
              </w:rPr>
              <w:br/>
              <w:t>Giải thích: Sử dụng Bcrypt để hash password (một chiều, không thể reverse). Mặc định tạo user với role Learner. Kiểm tra email unique trước khi tạo.</w:t>
            </w:r>
          </w:p>
        </w:tc>
      </w:tr>
      <w:tr w:rsidR="00720EBA" w14:paraId="49D1B6B7" w14:textId="77777777" w:rsidTr="00D10784">
        <w:trPr>
          <w:trHeight w:val="721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97F28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2F1F92A5" wp14:editId="69497DB5">
                  <wp:extent cx="304800" cy="209550"/>
                  <wp:effectExtent l="0" t="0" r="0" b="0"/>
                  <wp:docPr id="40" name="image1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900B1C" w14:textId="77777777" w:rsidR="00720EBA" w:rsidRDefault="00720EBA" w:rsidP="00720EBA">
            <w:pPr>
              <w:spacing w:line="261" w:lineRule="auto"/>
            </w:pPr>
            <w:r>
              <w:t>static async login(req, res, next)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6ED7D" w14:textId="77777777" w:rsidR="00720EBA" w:rsidRDefault="00720EBA" w:rsidP="00720EBA">
            <w:pPr>
              <w:spacing w:line="261" w:lineRule="auto"/>
            </w:pPr>
            <w:proofErr w:type="spellStart"/>
            <w:r>
              <w:rPr>
                <w:rFonts w:ascii="Times New Roman" w:hAnsi="Times New Roman"/>
                <w:sz w:val="20"/>
              </w:rPr>
              <w:t>Xác thực đăng nhập. Input: email, password. Output: 200 + JWT token.</w:t>
              <w:br/>
              <w:br/>
              <w:t>Pseudo-code:</w:t>
              <w:br/>
              <w:t>1. Validate input (email, password required)</w:t>
              <w:br/>
              <w:t>2. Call AuthService.login(email, password)</w:t>
              <w:br/>
              <w:t xml:space="preserve">   a. Query: SELECT u.*, r.RoleName FROM Users u JOIN Roles r ON u.RoleID = r.RoleID WHERE Email = @email AND IsActive = 1</w:t>
              <w:br/>
              <w:t xml:space="preserve">   b. If not found → throw 'Invalid credentials' (401)</w:t>
              <w:br/>
              <w:t xml:space="preserve">   c. bcrypt.compare(password, user.PasswordHash)</w:t>
              <w:br/>
              <w:t xml:space="preserve">   d. If mismatch → throw 'Invalid credentials' (401)</w:t>
              <w:br/>
              <w:t xml:space="preserve">   e. Query permissions: SELECT p.PermissionCode FROM RolePermissions rp JOIN Permissions p ON rp.PermissionID = p.PermissionID WHERE rp.RoleID = @roleId</w:t>
              <w:br/>
              <w:t xml:space="preserve">   f. Create JWT: jwt.sign({ id, fullName, email, role, permissions }, SECRET, { expiresIn: '1d' })</w:t>
              <w:br/>
              <w:t xml:space="preserve">   g. If role == 'Learner': try { GamificationService.awardDailyLogin(id) } catch { /* silent */ }</w:t>
              <w:br/>
              <w:t xml:space="preserve">   h. Return { token, user: { id, fullName, email, role, permissions }, gamification? }</w:t>
              <w:br/>
              <w:t>3. Return 200 with JWT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r>
              <w:rPr>
                <w:rFonts w:ascii="Times New Roman" w:hAnsi="Times New Roman"/>
                <w:b w:val="0"/>
                <w:i/>
                <w:sz w:val="20"/>
              </w:rPr>
              <w:br/>
              <w:t>Giải thích: JWT token chứa userId, role, permissions - giúp middleware xác thực nhanh mà không cần query DB mỗi lần. Token hết hạn sau 1 ngày. Nếu là Learner, tự động thưởng XP đăng nhập hàng ngày (awardDailyLogin).</w:t>
            </w:r>
          </w:p>
        </w:tc>
      </w:tr>
      <w:tr w:rsidR="00720EBA" w14:paraId="169E61A6" w14:textId="77777777" w:rsidTr="00D10784">
        <w:trPr>
          <w:trHeight w:val="676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B7050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43688AAE" wp14:editId="1C9D0DB4">
                  <wp:extent cx="304800" cy="209550"/>
                  <wp:effectExtent l="0" t="0" r="0" b="0"/>
                  <wp:docPr id="4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05AC6" w14:textId="77777777" w:rsidR="00720EBA" w:rsidRDefault="00720EBA" w:rsidP="00720EBA">
            <w:pPr>
              <w:spacing w:line="261" w:lineRule="auto"/>
            </w:pP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709C4" w14:textId="77777777" w:rsidR="00720EBA" w:rsidRDefault="00720EBA" w:rsidP="00720EBA">
            <w:pPr>
              <w:spacing w:line="261" w:lineRule="auto"/>
            </w:pPr>
          </w:p>
        </w:tc>
      </w:tr>
      <w:tr w:rsidR="00720EBA" w14:paraId="5B30C9D4" w14:textId="77777777" w:rsidTr="00D10784">
        <w:trPr>
          <w:trHeight w:val="676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14CEAE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502379B9" wp14:editId="7C01850C">
                  <wp:extent cx="304800" cy="209550"/>
                  <wp:effectExtent l="0" t="0" r="0" b="0"/>
                  <wp:docPr id="54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9DDF4" w14:textId="77777777" w:rsidR="00720EBA" w:rsidRDefault="00720EBA" w:rsidP="00720EBA">
            <w:pPr>
              <w:spacing w:line="261" w:lineRule="auto"/>
            </w:pP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D48CF8" w14:textId="77777777" w:rsidR="00720EBA" w:rsidRDefault="00720EBA" w:rsidP="00720EBA">
            <w:pPr>
              <w:spacing w:line="261" w:lineRule="auto"/>
            </w:pPr>
          </w:p>
        </w:tc>
      </w:tr>
      <w:tr w:rsidR="00720EBA" w14:paraId="7761DBB4" w14:textId="77777777" w:rsidTr="00D10784">
        <w:trPr>
          <w:trHeight w:val="676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BBABA5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615A0B34" wp14:editId="566CAED1">
                  <wp:extent cx="304800" cy="209550"/>
                  <wp:effectExtent l="0" t="0" r="0" b="0"/>
                  <wp:docPr id="1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4CCC8" w14:textId="77777777" w:rsidR="00720EBA" w:rsidRDefault="00720EBA" w:rsidP="00720EBA">
            <w:pPr>
              <w:spacing w:line="261" w:lineRule="auto"/>
            </w:pP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0E79A" w14:textId="77777777" w:rsidR="00720EBA" w:rsidRDefault="00720EBA" w:rsidP="00720EBA">
            <w:pPr>
              <w:spacing w:line="261" w:lineRule="auto"/>
            </w:pPr>
          </w:p>
        </w:tc>
      </w:tr>
      <w:tr w:rsidR="00720EBA" w14:paraId="3BD67177" w14:textId="77777777" w:rsidTr="00D10784">
        <w:trPr>
          <w:trHeight w:val="676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3683A7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227B7B78" wp14:editId="763C6183">
                  <wp:extent cx="304800" cy="209550"/>
                  <wp:effectExtent l="0" t="0" r="0" b="0"/>
                  <wp:docPr id="1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54980" w14:textId="77777777" w:rsidR="00720EBA" w:rsidRDefault="00720EBA" w:rsidP="00720EBA">
            <w:pPr>
              <w:spacing w:line="261" w:lineRule="auto"/>
            </w:pP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sdt>
            <w:sdtPr>
              <w:tag w:val="goog_rdk_1"/>
              <w:id w:val="-1372537631"/>
            </w:sdtPr>
            <w:sdtEndPr/>
            <w:sdtContent>
              <w:p w14:paraId="36C1974F" w14:textId="77777777" w:rsidR="00720EBA" w:rsidRPr="00720EBA" w:rsidRDefault="00720EBA" w:rsidP="00720EBA">
                <w:pPr>
                  <w:spacing w:line="261" w:lineRule="auto"/>
                  <w:rPr>
                    <w:i/>
                  </w:rPr>
                </w:pPr>
                <w:proofErr w:type="spellStart"/>
                <w:r>
                  <w:t>Xoá</w:t>
                </w:r>
                <w:proofErr w:type="spellEnd"/>
                <w:r>
                  <w:t xml:space="preserve"> </w:t>
                </w:r>
                <w:proofErr w:type="spellStart"/>
                <w:r>
                  <w:t>một</w:t>
                </w:r>
                <w:proofErr w:type="spellEnd"/>
                <w:r>
                  <w:t xml:space="preserve"> Word </w:t>
                </w:r>
                <w:proofErr w:type="spellStart"/>
                <w:r>
                  <w:t>từ</w:t>
                </w:r>
                <w:proofErr w:type="spellEnd"/>
                <w:r>
                  <w:t xml:space="preserve"> CSDL </w:t>
                </w:r>
                <w:proofErr w:type="spellStart"/>
                <w:r>
                  <w:t>có</w:t>
                </w:r>
                <w:proofErr w:type="spellEnd"/>
                <w:r>
                  <w:t xml:space="preserve">  </w:t>
                </w:r>
                <w:proofErr w:type="spellStart"/>
                <w:r>
                  <w:t>mã</w:t>
                </w:r>
                <w:proofErr w:type="spellEnd"/>
                <w:r>
                  <w:t xml:space="preserve"> Word </w:t>
                </w:r>
                <w:proofErr w:type="spellStart"/>
                <w:r>
                  <w:t>trùng</w:t>
                </w:r>
                <w:proofErr w:type="spellEnd"/>
                <w:r>
                  <w:t xml:space="preserve"> </w:t>
                </w:r>
                <w:proofErr w:type="spellStart"/>
                <w:r>
                  <w:t>với</w:t>
                </w:r>
                <w:proofErr w:type="spellEnd"/>
                <w:r>
                  <w:t xml:space="preserve"> </w:t>
                </w:r>
                <w:proofErr w:type="spellStart"/>
                <w:r>
                  <w:t>tham</w:t>
                </w:r>
                <w:proofErr w:type="spellEnd"/>
                <w:r>
                  <w:t xml:space="preserve"> </w:t>
                </w:r>
                <w:proofErr w:type="spellStart"/>
                <w:r>
                  <w:t>số</w:t>
                </w:r>
                <w:proofErr w:type="spellEnd"/>
                <w:r>
                  <w:t xml:space="preserve"> </w:t>
                </w:r>
                <w:proofErr w:type="spellStart"/>
                <w:r>
                  <w:t>atmCode</w:t>
                </w:r>
                <w:proofErr w:type="spellEnd"/>
                <w:sdt>
                  <w:sdtPr>
                    <w:tag w:val="goog_rdk_0"/>
                    <w:id w:val="169070103"/>
                  </w:sdtPr>
                  <w:sdtEndPr/>
                  <w:sdtContent/>
                </w:sdt>
              </w:p>
            </w:sdtContent>
          </w:sdt>
        </w:tc>
      </w:tr>
      <w:tr w:rsidR="00720EBA" w14:paraId="703BFBF3" w14:textId="77777777" w:rsidTr="00D10784">
        <w:trPr>
          <w:trHeight w:val="676"/>
        </w:trPr>
        <w:tc>
          <w:tcPr>
            <w:tcW w:w="1266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BABD0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0575E444" wp14:editId="16C2B9FB">
                  <wp:extent cx="304800" cy="209550"/>
                  <wp:effectExtent l="0" t="0" r="0" b="0"/>
                  <wp:docPr id="4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8B0C47" w14:textId="77777777" w:rsidR="00720EBA" w:rsidRDefault="00720EBA" w:rsidP="00720EBA">
            <w:pPr>
              <w:spacing w:line="261" w:lineRule="auto"/>
            </w:pP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2BEBC" w14:textId="77777777" w:rsidR="00720EBA" w:rsidRDefault="00720EBA" w:rsidP="00720EBA">
            <w:pPr>
              <w:spacing w:line="261" w:lineRule="auto"/>
            </w:pPr>
          </w:p>
        </w:tc>
      </w:tr>
    </w:tbl>
    <w:p w14:paraId="483D8852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45" w:name="_heading=h.sl3oxdiee820" w:colFirst="0" w:colLast="0"/>
      <w:bookmarkStart w:id="46" w:name="_Toc233126423"/>
      <w:bookmarkStart w:id="47" w:name="_Toc233126452"/>
      <w:bookmarkEnd w:id="45"/>
      <w:proofErr w:type="spellStart"/>
      <w:r>
        <w:t>LearningPathService</w:t>
      </w:r>
      <w:bookmarkEnd w:id="46"/>
      <w:bookmarkEnd w:id="47"/>
      <w:proofErr w:type="spellEnd"/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2730"/>
        <w:gridCol w:w="5640"/>
      </w:tblGrid>
      <w:tr w:rsidR="00720EBA" w14:paraId="0CF36881" w14:textId="77777777" w:rsidTr="00720EBA">
        <w:trPr>
          <w:trHeight w:val="530"/>
        </w:trPr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3931E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Name</w:t>
            </w:r>
          </w:p>
        </w:tc>
        <w:tc>
          <w:tcPr>
            <w:tcW w:w="5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FE43A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Description</w:t>
            </w:r>
          </w:p>
        </w:tc>
      </w:tr>
      <w:tr w:rsidR="00720EBA" w14:paraId="2E0808D2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CD1C3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Properties</w:t>
            </w:r>
          </w:p>
        </w:tc>
      </w:tr>
      <w:tr w:rsidR="00720EBA" w14:paraId="18431906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47382F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proofErr w:type="spellStart"/>
            <w:r>
              <w:rPr>
                <w:b/>
              </w:rPr>
              <w:t>UserController</w:t>
            </w:r>
            <w:proofErr w:type="spellEnd"/>
            <w:r>
              <w:rPr>
                <w:b/>
              </w:rPr>
              <w:t xml:space="preserve"> - Controller </w:t>
            </w:r>
            <w:proofErr w:type="spellStart"/>
            <w:r>
              <w:rPr>
                <w:b/>
              </w:rPr>
              <w:t>xử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lý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tác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vụ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tập</w:t>
            </w:r>
            <w:proofErr w:type="spellEnd"/>
            <w:r>
              <w:rPr>
                <w:b/>
              </w:rPr>
              <w:t xml:space="preserve">: flashcards, </w:t>
            </w:r>
            <w:proofErr w:type="spellStart"/>
            <w:r>
              <w:rPr>
                <w:b/>
              </w:rPr>
              <w:t>bài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tập</w:t>
            </w:r>
            <w:proofErr w:type="spellEnd"/>
            <w:r>
              <w:rPr>
                <w:b/>
              </w:rPr>
              <w:t xml:space="preserve"> SRS, mini test, </w:t>
            </w:r>
            <w:proofErr w:type="spellStart"/>
            <w:r>
              <w:rPr>
                <w:b/>
              </w:rPr>
              <w:t>thống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kê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sổ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tay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từ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vựng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thông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báo</w:t>
            </w:r>
            <w:proofErr w:type="spellEnd"/>
            <w:r>
              <w:rPr>
                <w:b/>
              </w:rPr>
              <w:t xml:space="preserve">, </w:t>
            </w:r>
            <w:proofErr w:type="spellStart"/>
            <w:r>
              <w:rPr>
                <w:b/>
              </w:rPr>
              <w:t>mục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tiêu</w:t>
            </w:r>
            <w:proofErr w:type="spellEnd"/>
            <w:r>
              <w:rPr>
                <w:b/>
              </w:rPr>
              <w:t>.</w:t>
            </w:r>
          </w:p>
        </w:tc>
      </w:tr>
      <w:tr w:rsidR="00720EBA" w14:paraId="180835FE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3CCA0" w14:textId="77777777" w:rsidR="00720EBA" w:rsidRDefault="00720EBA" w:rsidP="00720EBA">
            <w:r>
              <w:rPr>
                <w:noProof/>
              </w:rPr>
              <w:t>Method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E00F9" w14:textId="77777777" w:rsidR="00720EBA" w:rsidRDefault="00720EBA" w:rsidP="00720EBA">
            <w:pPr>
              <w:spacing w:line="261" w:lineRule="auto"/>
            </w:pPr>
            <w:r>
              <w:t>Method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82B0B" w14:textId="77777777" w:rsidR="00720EBA" w:rsidRDefault="00720EBA" w:rsidP="00720EBA">
            <w:pPr>
              <w:spacing w:line="261" w:lineRule="auto"/>
            </w:pPr>
            <w:r>
              <w:t>Method</w:t>
            </w:r>
          </w:p>
        </w:tc>
      </w:tr>
      <w:tr w:rsidR="00720EBA" w14:paraId="59418A81" w14:textId="77777777" w:rsidTr="00720EBA">
        <w:trPr>
          <w:trHeight w:val="721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C0175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47658B47" wp14:editId="1D9D0C5F">
                  <wp:extent cx="304800" cy="209550"/>
                  <wp:effectExtent l="0" t="0" r="0" b="0"/>
                  <wp:docPr id="2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0911C" w14:textId="77777777" w:rsidR="00720EBA" w:rsidRDefault="00720EBA" w:rsidP="00720EBA">
            <w:pPr>
              <w:spacing w:line="261" w:lineRule="auto"/>
            </w:pPr>
            <w:r>
              <w:t xml:space="preserve">static async </w:t>
            </w:r>
            <w:proofErr w:type="spellStart"/>
            <w:r>
              <w:t>getStats</w:t>
            </w:r>
            <w:proofErr w:type="spellEnd"/>
            <w:r>
              <w:t xml:space="preserve">, </w:t>
            </w:r>
            <w:proofErr w:type="spellStart"/>
            <w:r>
              <w:t>getFlashcards</w:t>
            </w:r>
            <w:proofErr w:type="spellEnd"/>
            <w:r>
              <w:t xml:space="preserve">, </w:t>
            </w:r>
            <w:proofErr w:type="spellStart"/>
            <w:r>
              <w:t>submitAnswer</w:t>
            </w:r>
            <w:proofErr w:type="spellEnd"/>
            <w:r>
              <w:t>(req, res, next)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BD470" w14:textId="77777777" w:rsidR="00720EBA" w:rsidRDefault="00720EBA" w:rsidP="00720EBA">
            <w:pPr>
              <w:spacing w:line="261" w:lineRule="auto"/>
            </w:pPr>
            <w:proofErr w:type="spellStart"/>
            <w:r>
              <w:rPr>
                <w:rFonts w:ascii="Times New Roman" w:hAnsi="Times New Roman"/>
                <w:sz w:val="20"/>
              </w:rPr>
              <w:t>getStats(req, res): Thống kê tổng quan học tập.</w:t>
              <w:br/>
              <w:t>→ UserService.getUserStats(userId)</w:t>
              <w:br/>
              <w:t>→ Query: Đếm UserWordProgress, tính accuracy từ ExerciseAttempts, lấy totalXP, tính streak, thống kê MasteryLevel distribution</w:t>
              <w:br/>
              <w:t>→ Return: { totalLearned, totalMastered, accuracy, streak, totalXP, currentLevel, masteryByLevel }</w:t>
              <w:br/>
              <w:br/>
              <w:t>getFlashcards(req, res): Lấy flashcards cho người học.</w:t>
              <w:br/>
              <w:t>→ Query params: ?mode=new|daily&amp;topicId=xxx</w:t>
              <w:br/>
              <w:t>→ UserService.getDueFlashcards(userId, { topicId, mode })</w:t>
              <w:br/>
              <w:t>→ mode=new: từ chưa có UserWordProgress; mode=daily: từ có NextReviewDate &lt;= now</w:t>
              <w:br/>
              <w:t>→ Return: { flashcards: [{ word, meaning, example, audioUrl, progress? }] }</w:t>
              <w:br/>
              <w:br/>
              <w:t>submitAnswer(req, res): Xử lý đánh giá SRS.</w:t>
              <w:br/>
              <w:t>→ Body: { questionId, wordId, submittedAnswer, isCorrect, reviewRating, activityType }</w:t>
              <w:br/>
              <w:t>→ UserService.submitAnswer({ userId, questionId, wordId, submittedAnswer, isCorrect, reviewRating, activityType })</w:t>
              <w:br/>
              <w:t>→ Cập nhật UserWordProgress (EaseFactor, MasteryLevel, MemoryStatus, NextReviewDate)</w:t>
              <w:br/>
              <w:t>→ Nếu đúng: awardXP('LearnWord')</w:t>
              <w:br/>
              <w:t>→ Return: { correct, xpAwarded, nextReviewDate, newMasteryLevel }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r>
              <w:rPr>
                <w:rFonts w:ascii="Times New Roman" w:hAnsi="Times New Roman"/>
                <w:b w:val="0"/>
                <w:i/>
                <w:sz w:val="20"/>
              </w:rPr>
              <w:br/>
              <w:t>Giải thích: submitAnswer là endpoint quan trọng nhất - nó kích hoạt SRS engine. Dựa trên reviewRating (Again=1, Hard=2, Good=3, Easy=4), hệ thống tính lại EaseFactor, khoảng cách Interval và NextReviewDate cho từ vựng.</w:t>
            </w:r>
          </w:p>
        </w:tc>
      </w:tr>
      <w:tr w:rsidR="00720EBA" w14:paraId="7652EFE8" w14:textId="77777777" w:rsidTr="00720EBA">
        <w:trPr>
          <w:trHeight w:val="67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6B4B15" w14:textId="77777777" w:rsidR="00720EBA" w:rsidRDefault="00720EBA" w:rsidP="00720EBA">
            <w:r>
              <w:rPr>
                <w:noProof/>
              </w:rPr>
              <w:lastRenderedPageBreak/>
              <w:drawing>
                <wp:inline distT="114300" distB="114300" distL="114300" distR="114300" wp14:anchorId="2CF0495E" wp14:editId="193B5F1C">
                  <wp:extent cx="304800" cy="209550"/>
                  <wp:effectExtent l="0" t="0" r="0" b="0"/>
                  <wp:docPr id="5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2C44C3" w14:textId="77777777" w:rsidR="00720EBA" w:rsidRDefault="00720EBA" w:rsidP="00720EBA">
            <w:pPr>
              <w:spacing w:line="261" w:lineRule="auto"/>
            </w:pPr>
            <w:r>
              <w:t xml:space="preserve">static async </w:t>
            </w:r>
            <w:proofErr w:type="spellStart"/>
            <w:r>
              <w:t>getActivityHeatmap</w:t>
            </w:r>
            <w:proofErr w:type="spellEnd"/>
            <w:r>
              <w:t xml:space="preserve">, </w:t>
            </w:r>
            <w:proofErr w:type="spellStart"/>
            <w:r>
              <w:t>getProgressAnalytics</w:t>
            </w:r>
            <w:proofErr w:type="spellEnd"/>
            <w:r>
              <w:t xml:space="preserve">, </w:t>
            </w:r>
            <w:proofErr w:type="spellStart"/>
            <w:r>
              <w:t>getNotebook</w:t>
            </w:r>
            <w:proofErr w:type="spellEnd"/>
            <w:r>
              <w:t xml:space="preserve">, </w:t>
            </w:r>
            <w:proofErr w:type="spellStart"/>
            <w:r>
              <w:t>getMiniTests</w:t>
            </w:r>
            <w:proofErr w:type="spellEnd"/>
            <w:r>
              <w:t>(req, res, next)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6C868" w14:textId="77777777" w:rsidR="00720EBA" w:rsidRDefault="00720EBA" w:rsidP="00720EBA">
            <w:pPr>
              <w:spacing w:line="261" w:lineRule="auto"/>
            </w:pPr>
            <w:proofErr w:type="spellStart"/>
            <w:r>
              <w:rPr>
                <w:rFonts w:ascii="Times New Roman" w:hAnsi="Times New Roman"/>
                <w:sz w:val="20"/>
              </w:rPr>
              <w:t>getActivityHeatmap(req, res): Dữ liệu heatmap năm.</w:t>
              <w:br/>
              <w:t>→ Query params: ?year=2026</w:t>
              <w:br/>
              <w:t>→ UserService.getActivityHeatmap(userId, year)</w:t>
              <w:br/>
              <w:t>→ Query: Đếm ExerciseAttempts theo ngày, nhóm với UserXPEvents</w:t>
              <w:br/>
              <w:t>→ Return: [{ date: '2026-01-15', count: 12 }]</w:t>
              <w:br/>
              <w:t>→ Dùng cho GitHub-style calendar heatmap trên frontend</w:t>
              <w:br/>
              <w:br/>
              <w:t>getProgressAnalytics(req, res): Phân tích tiến độ.</w:t>
              <w:br/>
              <w:t>→ UserService.getProgressAnalytics(userId)</w:t>
              <w:br/>
              <w:t>→ Tổng hợp: wordsByLevel, weeklyActivity, monthlyProgress, topicMastery</w:t>
              <w:br/>
              <w:t>→ Return: analytics object với biểu đồ dữ liệu</w:t>
              <w:br/>
              <w:br/>
              <w:t>getNotebook(req, res): Sổ tay từ vựng.</w:t>
              <w:br/>
              <w:t>→ Query params: ?page=1&amp;pageSize=20</w:t>
              <w:br/>
              <w:t>→ UserService.getNotebook(userId, page, pageSize)</w:t>
              <w:br/>
              <w:t>→ Query UserVocabularyNotebook JOIN Words</w:t>
              <w:br/>
              <w:t>→ Return: { entries: [{ wordId, wordText, meaning, personalNote, isFavorite, createdAt }], total, page, pageSize }</w:t>
              <w:br/>
              <w:br/>
              <w:t>getMiniTests(req, res): Danh sách MiniTest.</w:t>
              <w:br/>
              <w:t>→ Query params: ?page=1&amp;pageSize=20</w:t>
              <w:br/>
              <w:t>→ UserService.getMiniTests(page, pageSize)</w:t>
              <w:br/>
              <w:t>→ Query MiniTests JOIN MiniTestAttempts để biết user đã làm chưa</w:t>
              <w:br/>
              <w:t>→ Return: { miniTests: [{ id, title, questionCount, bestScore?, attempts }], total, page }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</w:tbl>
    <w:p w14:paraId="66CA84F9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48" w:name="_heading=h.kj9ncd1ai18r" w:colFirst="0" w:colLast="0"/>
      <w:bookmarkStart w:id="49" w:name="_Toc233126424"/>
      <w:bookmarkStart w:id="50" w:name="_Toc233126453"/>
      <w:bookmarkEnd w:id="48"/>
      <w:proofErr w:type="spellStart"/>
      <w:r>
        <w:t>AdminService</w:t>
      </w:r>
      <w:bookmarkEnd w:id="49"/>
      <w:bookmarkEnd w:id="50"/>
      <w:proofErr w:type="spellEnd"/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2730"/>
        <w:gridCol w:w="5640"/>
      </w:tblGrid>
      <w:tr w:rsidR="00720EBA" w14:paraId="1B0DAEF2" w14:textId="77777777" w:rsidTr="00720EBA">
        <w:trPr>
          <w:trHeight w:val="530"/>
        </w:trPr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C41AB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Name</w:t>
            </w:r>
          </w:p>
        </w:tc>
        <w:tc>
          <w:tcPr>
            <w:tcW w:w="5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FDE3E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Description</w:t>
            </w:r>
          </w:p>
        </w:tc>
      </w:tr>
      <w:tr w:rsidR="00720EBA" w14:paraId="69392D35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FD29CA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Properties</w:t>
            </w:r>
          </w:p>
        </w:tc>
      </w:tr>
      <w:tr w:rsidR="00720EBA" w14:paraId="24787F8E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8829C9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15BC8559" wp14:editId="7C546871">
                  <wp:extent cx="314325" cy="292100"/>
                  <wp:effectExtent l="0" t="0" r="0" b="0"/>
                  <wp:docPr id="5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7F48F" w14:textId="77777777" w:rsidR="00720EBA" w:rsidRDefault="00720EBA" w:rsidP="00720EBA">
            <w:pPr>
              <w:spacing w:line="261" w:lineRule="auto"/>
            </w:pPr>
            <w:proofErr w:type="spellStart"/>
            <w:r>
              <w:t>AdminService</w:t>
            </w:r>
            <w:proofErr w:type="spellEnd"/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0B68" w14:textId="77777777" w:rsidR="00720EBA" w:rsidRDefault="00720EBA" w:rsidP="00720EBA">
            <w:pPr>
              <w:spacing w:line="261" w:lineRule="auto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trị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. CRUD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vựng</w:t>
            </w:r>
            <w:proofErr w:type="spellEnd"/>
            <w:r>
              <w:t xml:space="preserve">,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,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, mini test. Quản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(role/status). </w:t>
            </w:r>
            <w:proofErr w:type="spellStart"/>
            <w:r>
              <w:t>Duyệt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dung,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 dashboard, audit logs,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>.</w:t>
            </w:r>
          </w:p>
        </w:tc>
      </w:tr>
      <w:tr w:rsidR="00720EBA" w14:paraId="5FDC25DF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3E48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Method</w:t>
            </w:r>
          </w:p>
        </w:tc>
      </w:tr>
      <w:tr w:rsidR="00720EBA" w14:paraId="32C9EB96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5D46D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4D37B155" wp14:editId="6C9AF480">
                  <wp:extent cx="304800" cy="209550"/>
                  <wp:effectExtent l="0" t="0" r="0" b="0"/>
                  <wp:docPr id="5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3091A" w14:textId="77777777" w:rsidR="00720EBA" w:rsidRDefault="00720EBA" w:rsidP="00720EBA">
            <w:pPr>
              <w:spacing w:line="261" w:lineRule="auto"/>
            </w:pPr>
            <w:r>
              <w:t xml:space="preserve">static async </w:t>
            </w:r>
            <w:proofErr w:type="spellStart"/>
            <w:r>
              <w:t>getDashboardStats</w:t>
            </w:r>
            <w:proofErr w:type="spellEnd"/>
            <w:r>
              <w:t>()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10A6E" w14:textId="77777777" w:rsidR="00720EBA" w:rsidRDefault="00720EBA" w:rsidP="00720EBA">
            <w:pPr>
              <w:spacing w:line="261" w:lineRule="auto"/>
              <w:rPr>
                <w:i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Thống kê tổng quan trang Admin Dashboard.</w:t>
              <w:br/>
              <w:t>Pseudo-code:</w:t>
              <w:br/>
              <w:t>1. SELECT COUNT(*) FROM Users WHERE IsActive = 1 → totalUsers</w:t>
              <w:br/>
              <w:t>2. SELECT COUNT(*) FROM Words → totalWords</w:t>
              <w:br/>
              <w:t>3. SELECT COUNT(*) FROM Questions → totalQuestions</w:t>
              <w:br/>
              <w:t>4. SELECT COUNT(*) FROM Topics → totalTopics</w:t>
              <w:br/>
              <w:t>5. SELECT COUNT(*) FROM MiniTests → totalMiniTests</w:t>
              <w:br/>
              <w:t>6. SELECT COUNT(*) FROM Words WHERE ContentStatus = 'PendingReview' → pendingReviews</w:t>
              <w:br/>
              <w:t>7. SELECT COUNT(*) FROM Users WHERE RoleID = (SELECT RoleID FROM Roles WHERE RoleName = 'Learner') → totalStudents</w:t>
              <w:br/>
              <w:t>8. SELECT AVG(CAST(Score AS FLOAT)/TotalQuestions) FROM MiniTestAttempts → avgAccuracy</w:t>
              <w:br/>
              <w:t>9. Return { totalUsers, totalWords, totalQuestions, totalTopics, totalMiniTests, pendingReviews, totalStudents, avgAccuracy }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r>
              <w:rPr>
                <w:rFonts w:ascii="Times New Roman" w:hAnsi="Times New Roman"/>
                <w:b w:val="0"/>
                <w:i/>
                <w:sz w:val="20"/>
              </w:rPr>
              <w:br/>
              <w:t>Giải thích: Dashboard stats tổng hợp từ nhiều bảng, giúp admin nắm tổng quan hệ thống. Giá trị được cache hoặc query trực tiếp tùy theo tần suất truy cập.</w:t>
            </w:r>
          </w:p>
        </w:tc>
      </w:tr>
      <w:tr w:rsidR="00720EBA" w14:paraId="39A1F6FE" w14:textId="77777777" w:rsidTr="00720EBA">
        <w:trPr>
          <w:trHeight w:val="721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FBA3A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0FA2BE8D" wp14:editId="7174D800">
                  <wp:extent cx="304800" cy="209550"/>
                  <wp:effectExtent l="0" t="0" r="0" b="0"/>
                  <wp:docPr id="5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809A6" w14:textId="77777777" w:rsidR="00720EBA" w:rsidRDefault="00720EBA" w:rsidP="00720EBA">
            <w:pPr>
              <w:spacing w:line="261" w:lineRule="auto"/>
            </w:pPr>
            <w:r>
              <w:t xml:space="preserve">static async </w:t>
            </w:r>
            <w:proofErr w:type="spellStart"/>
            <w:r>
              <w:t>getWords</w:t>
            </w:r>
            <w:proofErr w:type="spellEnd"/>
            <w:r>
              <w:t>(page, limit, filters)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7298D" w14:textId="77777777" w:rsidR="00720EBA" w:rsidRDefault="00720EBA" w:rsidP="00720EBA">
            <w:pPr>
              <w:spacing w:line="261" w:lineRule="auto"/>
              <w:rPr>
                <w:i/>
              </w:rPr>
            </w:pPr>
            <w:r>
              <w:rPr>
                <w:rFonts w:ascii="Times New Roman" w:hAnsi="Times New Roman"/>
                <w:sz w:val="20"/>
              </w:rPr>
              <w:t>Danh sách từ vựng phân trang với bộ lọc.</w:t>
              <w:br/>
              <w:t>Input: page=1, limit=20, filters={ search, status, topicId, partOfSpeechId, sortBy, sortDirection }</w:t>
              <w:br/>
              <w:br/>
              <w:t>Pseudo-code:</w:t>
              <w:br/>
              <w:t>1. Xây dựng WHERE clause động dựa trên filters</w:t>
              <w:br/>
              <w:t>2. Query chính:</w:t>
              <w:br/>
              <w:t xml:space="preserve">   SELECT w.*, pos.Name as PartOfSpeechName, </w:t>
              <w:br/>
              <w:t xml:space="preserve">   (SELECT COUNT(*) FROM WordTopics WHERE WordId = w.WordId) as topicCount,</w:t>
              <w:br/>
              <w:t xml:space="preserve">   (SELECT COUNT(*) FROM Questions WHERE WordId = w.WordId) as questionCount</w:t>
              <w:br/>
              <w:t xml:space="preserve">   FROM Words w</w:t>
              <w:br/>
              <w:t xml:space="preserve">   LEFT JOIN PartOfSpeeches pos ON w.PartOfSpeechId = pos.PartOfSpeechId</w:t>
              <w:br/>
              <w:t xml:space="preserve">   WHERE conditions</w:t>
              <w:br/>
              <w:t xml:space="preserve">   ORDER BY sortField sortDirection</w:t>
              <w:br/>
              <w:t xml:space="preserve">   OFFSET (page-1)*limit ROWS FETCH NEXT limit ROWS ONLY</w:t>
              <w:br/>
              <w:t>3. COUNT(*) tổng số records (không phân trang)</w:t>
              <w:br/>
              <w:t>4. Return { words: [...], total, page, limit, totalPages }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720EBA" w14:paraId="44E41AAC" w14:textId="77777777" w:rsidTr="00720EBA">
        <w:trPr>
          <w:trHeight w:val="67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8D2FEA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2A8F5B5B" wp14:editId="58B08680">
                  <wp:extent cx="304800" cy="209550"/>
                  <wp:effectExtent l="0" t="0" r="0" b="0"/>
                  <wp:docPr id="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3DBFA" w14:textId="77777777" w:rsidR="00720EBA" w:rsidRDefault="00720EBA" w:rsidP="00720EBA">
            <w:pPr>
              <w:spacing w:line="261" w:lineRule="auto"/>
            </w:pPr>
            <w:r>
              <w:t xml:space="preserve">static async </w:t>
            </w:r>
            <w:proofErr w:type="spellStart"/>
            <w:r>
              <w:t>createWord</w:t>
            </w:r>
            <w:proofErr w:type="spellEnd"/>
            <w:r>
              <w:t xml:space="preserve">(data) / </w:t>
            </w:r>
            <w:proofErr w:type="spellStart"/>
            <w:r>
              <w:t>updateWord</w:t>
            </w:r>
            <w:proofErr w:type="spellEnd"/>
            <w:r>
              <w:t>(id, data)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CAF9F5" w14:textId="77777777" w:rsidR="00720EBA" w:rsidRDefault="00720EBA" w:rsidP="00720EBA">
            <w:pPr>
              <w:spacing w:line="261" w:lineRule="auto"/>
              <w:rPr>
                <w:i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createWord(data): Tạo từ vựng mới.</w:t>
              <w:br/>
              <w:t>Input: { wordText, meaning, partOfSpeechId, phonetic?, topicIds? }</w:t>
              <w:br/>
              <w:t>Pseudo-code:</w:t>
              <w:br/>
              <w:t>1. Check trùng: SELECT WordId FROM Words WHERE WordText = @wordText</w:t>
              <w:br/>
              <w:t>2. If exists → throw 409 'Word already exists'</w:t>
              <w:br/>
              <w:t>3. INSERT INTO Words (WordText, Meaning, PartOfSpeechId, Phonetic, AudioUrlUK, AudioUrlUS, ImageUrl, DifficultyLevel, ContentStatus, CreatedByUserID) VALUES</w:t>
              <w:br/>
              <w:t>4. If topicIds provided: INSERT INTO WordTopics (WordId, TopicId) cho mỗi topic</w:t>
              <w:br/>
              <w:t>5. Ghi log: AdminService.logAdminAction(adminId, 'CREATE', 'Word', newWordId)</w:t>
              <w:br/>
              <w:t>6. Return { word: { WordId, WordText, Meaning, ... } }</w:t>
              <w:br/>
              <w:br/>
              <w:t>updateWord(id, data): Cập nhật từ vựng.</w:t>
              <w:br/>
              <w:t>→ Tương tự createWord nhưng dùng UPDATE thay vì INSERT</w:t>
              <w:br/>
              <w:t>→ Nếu ContentStatus thay đổi: ghi ContentReviewLogs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720EBA" w14:paraId="3683BC7E" w14:textId="77777777" w:rsidTr="00720EBA">
        <w:trPr>
          <w:trHeight w:val="67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01D2F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0724D18B" wp14:editId="2A876A55">
                  <wp:extent cx="304800" cy="209550"/>
                  <wp:effectExtent l="0" t="0" r="0" b="0"/>
                  <wp:docPr id="1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C9913" w14:textId="77777777" w:rsidR="00720EBA" w:rsidRDefault="00720EBA" w:rsidP="00720EBA">
            <w:pPr>
              <w:spacing w:line="261" w:lineRule="auto"/>
            </w:pPr>
            <w:r>
              <w:t xml:space="preserve">static async </w:t>
            </w:r>
            <w:proofErr w:type="spellStart"/>
            <w:r>
              <w:t>getTopics</w:t>
            </w:r>
            <w:proofErr w:type="spellEnd"/>
            <w:r>
              <w:t>(page, limit)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93143" w14:textId="77777777" w:rsidR="00720EBA" w:rsidRDefault="00720EBA" w:rsidP="00720EBA">
            <w:pPr>
              <w:spacing w:line="261" w:lineRule="auto"/>
            </w:pPr>
            <w:r>
              <w:rPr>
                <w:rFonts w:ascii="Times New Roman" w:hAnsi="Times New Roman"/>
                <w:sz w:val="20"/>
              </w:rPr>
              <w:t>Danh sách chủ đề phân trang.</w:t>
              <w:br/>
              <w:t>Input: page=1, limit=50, filters={ search, status, categoryId }</w:t>
              <w:br/>
              <w:br/>
              <w:t>Pseudo-code:</w:t>
              <w:br/>
              <w:t>1. Query:</w:t>
              <w:br/>
              <w:t xml:space="preserve">   SELECT t.*, tc.Name as CategoryName,</w:t>
              <w:br/>
              <w:t xml:space="preserve">   (SELECT COUNT(*) FROM WordTopics WHERE TopicId = t.TopicId) as wordCount,</w:t>
              <w:br/>
              <w:t xml:space="preserve">   (SELECT COUNT(*) FROM MiniTests WHERE TopicId = t.TopicId) as miniTestCount</w:t>
              <w:br/>
              <w:t xml:space="preserve">   FROM Topics t</w:t>
              <w:br/>
              <w:t xml:space="preserve">   LEFT JOIN TopicCategories tc ON t.CategoryId = tc.TopicCategoryId</w:t>
              <w:br/>
              <w:t xml:space="preserve">   WHERE conditions</w:t>
              <w:br/>
              <w:t xml:space="preserve">   ORDER BY t.DisplayOrder, t.CreatedAt DESC</w:t>
              <w:br/>
              <w:t xml:space="preserve">   OFFSET (page-1)*limit ROWS FETCH NEXT limit ROWS ONLY</w:t>
              <w:br/>
              <w:t>2. Đếm tổng số</w:t>
              <w:br/>
              <w:t>3. Return { topics: [...], total, page }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720EBA" w14:paraId="13C0800C" w14:textId="77777777" w:rsidTr="00720EBA">
        <w:trPr>
          <w:trHeight w:val="67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E30FDA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2807187F" wp14:editId="33437CE8">
                  <wp:extent cx="304800" cy="209550"/>
                  <wp:effectExtent l="0" t="0" r="0" b="0"/>
                  <wp:docPr id="4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E4157A" w14:textId="77777777" w:rsidR="00720EBA" w:rsidRDefault="00720EBA" w:rsidP="00720EBA">
            <w:pPr>
              <w:spacing w:line="261" w:lineRule="auto"/>
            </w:pPr>
            <w:r>
              <w:t xml:space="preserve">static async </w:t>
            </w:r>
            <w:proofErr w:type="spellStart"/>
            <w:r>
              <w:t>getStudents</w:t>
            </w:r>
            <w:proofErr w:type="spellEnd"/>
            <w:r>
              <w:t>(page, limit, filters)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18F01D" w14:textId="77777777" w:rsidR="00720EBA" w:rsidRDefault="00720EBA" w:rsidP="00720EBA">
            <w:pPr>
              <w:spacing w:line="261" w:lineRule="auto"/>
              <w:rPr>
                <w:i/>
              </w:rPr>
            </w:pPr>
            <w:r>
              <w:rPr>
                <w:rFonts w:ascii="Times New Roman" w:hAnsi="Times New Roman"/>
                <w:sz w:val="20"/>
              </w:rPr>
              <w:t>Danh sách học viên (Users có role Learner).</w:t>
              <w:br/>
              <w:t>Input: page, limit, filters={ search, status, role }</w:t>
              <w:br/>
              <w:br/>
              <w:t>Pseudo-code:</w:t>
              <w:br/>
              <w:t>1. Query:</w:t>
              <w:br/>
              <w:t xml:space="preserve">   SELECT u.*, r.RoleName,</w:t>
              <w:br/>
              <w:t xml:space="preserve">   (SELECT COUNT(*) FROM UserWordProgress WHERE UserId = u.UserId) as wordsLearned,</w:t>
              <w:br/>
              <w:t xml:space="preserve">   (SELECT COUNT(*) FROM ExerciseAttempts WHERE UserId = u.UserId) as totalAttempts,</w:t>
              <w:br/>
              <w:t xml:space="preserve">   u.TotalXP, u.CurrentLevel</w:t>
              <w:br/>
              <w:t xml:space="preserve">   FROM Users u JOIN Roles r ON u.RoleID = r.RoleID</w:t>
              <w:br/>
              <w:t xml:space="preserve">   WHERE conditions</w:t>
              <w:br/>
              <w:t xml:space="preserve">   ORDER BY u.CreatedAt DESC</w:t>
              <w:br/>
              <w:t xml:space="preserve">   OFFSET (page-1)*limit ROWS FETCH NEXT limit ROWS ONLY</w:t>
              <w:br/>
              <w:t>2. Return { students: [...], total, page }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720EBA" w14:paraId="6812B565" w14:textId="77777777" w:rsidTr="00720EBA">
        <w:trPr>
          <w:trHeight w:val="67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D1B68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3F1B8FAC" wp14:editId="1F638697">
                  <wp:extent cx="304800" cy="209550"/>
                  <wp:effectExtent l="0" t="0" r="0" b="0"/>
                  <wp:docPr id="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156D3" w14:textId="77777777" w:rsidR="00720EBA" w:rsidRDefault="00720EBA" w:rsidP="00720EBA">
            <w:pPr>
              <w:spacing w:line="261" w:lineRule="auto"/>
            </w:pPr>
            <w:r>
              <w:t xml:space="preserve">static async </w:t>
            </w:r>
            <w:proofErr w:type="spellStart"/>
            <w:r>
              <w:t>getPendingContent</w:t>
            </w:r>
            <w:proofErr w:type="spellEnd"/>
            <w:r>
              <w:t>()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3CA1AA" w14:textId="77777777" w:rsidR="00720EBA" w:rsidRDefault="00720EBA" w:rsidP="00720EBA">
            <w:pPr>
              <w:spacing w:line="261" w:lineRule="auto"/>
              <w:rPr>
                <w:i/>
              </w:rPr>
            </w:pPr>
            <w:proofErr w:type="spellStart"/>
            <w:r>
              <w:rPr>
                <w:rFonts w:ascii="Times New Roman" w:hAnsi="Times New Roman"/>
                <w:sz w:val="20"/>
              </w:rPr>
              <w:t>Nội dung chờ duyệt (ContentStatus = 'PendingReview').</w:t>
              <w:br/>
              <w:br/>
              <w:t>Pseudo-code:</w:t>
              <w:br/>
              <w:t>1. Query UNION từ 4 bảng:</w:t>
              <w:br/>
              <w:t xml:space="preserve">   SELECT 'Topic' as type, TopicId as id, Name as title, ContentStatus, CreatedAt, Creator.FullName</w:t>
              <w:br/>
              <w:t xml:space="preserve">   FROM Topics WHERE ContentStatus = 'PendingReview'</w:t>
              <w:br/>
              <w:t xml:space="preserve">   UNION ALL</w:t>
              <w:br/>
              <w:t xml:space="preserve">   SELECT 'Word', WordId, WordText, ContentStatus, CreatedAt, Creator.FullName</w:t>
              <w:br/>
              <w:t xml:space="preserve">   FROM Words WHERE ContentStatus = 'PendingReview'</w:t>
              <w:br/>
              <w:t xml:space="preserve">   UNION ALL</w:t>
              <w:br/>
              <w:t xml:space="preserve">   SELECT 'Question', QuestionId, LEFT(QuestionText, 100), ContentStatus, CreatedAt, Creator.FullName</w:t>
              <w:br/>
              <w:t xml:space="preserve">   FROM Questions WHERE ContentStatus = 'PendingReview'</w:t>
              <w:br/>
              <w:t xml:space="preserve">   UNION ALL</w:t>
              <w:br/>
              <w:t xml:space="preserve">   SELECT 'MiniTest', MiniTestId, Title, ContentStatus, CreatedAt, Creator.FullName</w:t>
              <w:br/>
              <w:t xml:space="preserve">   FROM MiniTests WHERE ContentStatus = 'PendingReview'</w:t>
              <w:br/>
              <w:t>2. ORDER BY CreatedAt DESC</w:t>
              <w:br/>
              <w:t>3. OFFSET (page-1)*limit FETCH NEXT limit ROWS ONLY</w:t>
              <w:br/>
              <w:t>4. Return { pendingItems: [...], total }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720EBA" w14:paraId="7B2CC7A9" w14:textId="77777777" w:rsidTr="00720EBA">
        <w:trPr>
          <w:trHeight w:val="67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C5DE33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482EFECF" wp14:editId="4DF22EA1">
                  <wp:extent cx="304800" cy="209550"/>
                  <wp:effectExtent l="0" t="0" r="0" b="0"/>
                  <wp:docPr id="5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A23B1" w14:textId="77777777" w:rsidR="00720EBA" w:rsidRDefault="00720EBA" w:rsidP="00720EBA">
            <w:pPr>
              <w:spacing w:line="261" w:lineRule="auto"/>
            </w:pPr>
            <w:r>
              <w:t xml:space="preserve">static async </w:t>
            </w:r>
            <w:proofErr w:type="spellStart"/>
            <w:r>
              <w:t>updateContentStatus</w:t>
            </w:r>
            <w:proofErr w:type="spellEnd"/>
            <w:r>
              <w:t>(type, id, status, note)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681CFB" w14:textId="77777777" w:rsidR="00720EBA" w:rsidRDefault="00720EBA" w:rsidP="00720EBA">
            <w:pPr>
              <w:spacing w:line="261" w:lineRule="auto"/>
            </w:pPr>
            <w:proofErr w:type="spellStart"/>
            <w:r>
              <w:rPr>
                <w:rFonts w:ascii="Times New Roman" w:hAnsi="Times New Roman"/>
                <w:sz w:val="20"/>
              </w:rPr>
              <w:t>Phê duyệt/từ chối nội dung (Admin Review).</w:t>
              <w:br/>
              <w:t>Input: { entityType: 'Topic'|'Word'|'Question'|'MiniTest', entityId, status: 'Published'|'Rejected', comment? }</w:t>
              <w:br/>
              <w:br/>
              <w:t>Pseudo-code:</w:t>
              <w:br/>
              <w:t>1. Validate: status phải là 'Published' hoặc 'Rejected'</w:t>
              <w:br/>
              <w:t>2. UPDATE bảng tương ứng: SET ContentStatus = @status, ReviewedByUserID = @adminId, ReviewedAt = GETDATE()</w:t>
              <w:br/>
              <w:t xml:space="preserve">   + Nếu Published: SET PublishedAt = GETDATE()</w:t>
              <w:br/>
              <w:t>3. Ghi ContentReviewLogs:</w:t>
              <w:br/>
              <w:t xml:space="preserve">   INSERT INTO ContentReviewLogs (EntityType, EntityId, OldStatus, NewStatus, ReviewedByUserId, Comment)</w:t>
              <w:br/>
              <w:t>4. Nếu Rejected: tạo notification cho Creator thông báo lý do từ chối</w:t>
              <w:br/>
              <w:t>5. Ghi AdminAuditLog:</w:t>
              <w:br/>
              <w:t xml:space="preserve">   INSERT INTO AdminAuditLogs (AdminUserId, Action, EntityType, EntityId, Details)</w:t>
              <w:br/>
              <w:t>6. Return { success: true, newStatus, reviewedAt }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r>
              <w:rPr>
                <w:rFonts w:ascii="Times New Roman" w:hAnsi="Times New Roman"/>
                <w:b w:val="0"/>
                <w:i/>
                <w:sz w:val="20"/>
              </w:rPr>
              <w:br/>
              <w:t>Giải thích: Đây là endpoint quan trọng trong quy trình duyệt nội dung. Creator tạo nội dung ở trạng thái Draft → gửi duyệt (PendingReview) → Admin phê duyệt (Published) hoặc từ chối (Rejected). Từ chối sẽ gửi thông báo cho Creator kèm lý do.</w:t>
            </w:r>
          </w:p>
        </w:tc>
      </w:tr>
    </w:tbl>
    <w:p w14:paraId="7FF48F9C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51" w:name="_heading=h.kw0h2139tu3g" w:colFirst="0" w:colLast="0"/>
      <w:bookmarkEnd w:id="51"/>
    </w:p>
    <w:p w14:paraId="64363F31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52" w:name="_heading=h.4i4sqejnhqae" w:colFirst="0" w:colLast="0"/>
      <w:bookmarkStart w:id="53" w:name="_Toc233126425"/>
      <w:bookmarkStart w:id="54" w:name="_Toc233126454"/>
      <w:bookmarkEnd w:id="52"/>
      <w:proofErr w:type="spellStart"/>
      <w:r>
        <w:t>UserService</w:t>
      </w:r>
      <w:bookmarkEnd w:id="53"/>
      <w:bookmarkEnd w:id="54"/>
      <w:proofErr w:type="spellEnd"/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2730"/>
        <w:gridCol w:w="5640"/>
      </w:tblGrid>
      <w:tr w:rsidR="00720EBA" w14:paraId="3E63D0E7" w14:textId="77777777" w:rsidTr="00720EBA">
        <w:trPr>
          <w:trHeight w:val="530"/>
        </w:trPr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232DD2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Name</w:t>
            </w:r>
          </w:p>
        </w:tc>
        <w:tc>
          <w:tcPr>
            <w:tcW w:w="5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A17DCC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Description</w:t>
            </w:r>
          </w:p>
        </w:tc>
      </w:tr>
      <w:tr w:rsidR="00720EBA" w14:paraId="63E0D092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206F0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Properties</w:t>
            </w:r>
          </w:p>
        </w:tc>
      </w:tr>
      <w:tr w:rsidR="00720EBA" w14:paraId="3076BBA3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AE5166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5EF3B1C0" wp14:editId="45F6F5BB">
                  <wp:extent cx="314325" cy="292100"/>
                  <wp:effectExtent l="0" t="0" r="0" b="0"/>
                  <wp:docPr id="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758029" w14:textId="77777777" w:rsidR="00720EBA" w:rsidRDefault="00720EBA" w:rsidP="00720EBA">
            <w:pPr>
              <w:spacing w:line="261" w:lineRule="auto"/>
            </w:pPr>
            <w:proofErr w:type="spellStart"/>
            <w:r>
              <w:t>UserService</w:t>
            </w:r>
            <w:proofErr w:type="spellEnd"/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27106" w14:textId="77777777" w:rsidR="00720EBA" w:rsidRDefault="00720EBA" w:rsidP="00720EBA">
            <w:pPr>
              <w:spacing w:line="261" w:lineRule="auto"/>
            </w:pPr>
            <w:proofErr w:type="spellStart"/>
            <w:r>
              <w:t>Dịch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nghiệp</w:t>
            </w:r>
            <w:proofErr w:type="spellEnd"/>
            <w:r>
              <w:t xml:space="preserve"> </w:t>
            </w:r>
            <w:proofErr w:type="spellStart"/>
            <w:r>
              <w:t>vụ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tâm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học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. Quản </w:t>
            </w:r>
            <w:proofErr w:type="spellStart"/>
            <w:r>
              <w:t>lý</w:t>
            </w:r>
            <w:proofErr w:type="spellEnd"/>
            <w:r>
              <w:t xml:space="preserve"> flashcards, SRS review,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kê</w:t>
            </w:r>
            <w:proofErr w:type="spellEnd"/>
            <w:r>
              <w:t xml:space="preserve">, </w:t>
            </w:r>
            <w:proofErr w:type="spellStart"/>
            <w:r>
              <w:t>sổ</w:t>
            </w:r>
            <w:proofErr w:type="spellEnd"/>
            <w:r>
              <w:t xml:space="preserve"> </w:t>
            </w:r>
            <w:proofErr w:type="spellStart"/>
            <w:r>
              <w:t>tay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vựng</w:t>
            </w:r>
            <w:proofErr w:type="spellEnd"/>
            <w:r>
              <w:t xml:space="preserve">,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. </w:t>
            </w:r>
            <w:proofErr w:type="spellStart"/>
            <w:r>
              <w:t>Tích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GamificationService</w:t>
            </w:r>
            <w:proofErr w:type="spellEnd"/>
            <w:r>
              <w:t>.</w:t>
            </w:r>
          </w:p>
        </w:tc>
      </w:tr>
      <w:tr w:rsidR="00720EBA" w14:paraId="3863402B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9287E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Method</w:t>
            </w:r>
          </w:p>
        </w:tc>
      </w:tr>
      <w:tr w:rsidR="00720EBA" w14:paraId="62CBF9E6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175A8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2E3DDEC0" wp14:editId="16974119">
                  <wp:extent cx="304800" cy="209550"/>
                  <wp:effectExtent l="0" t="0" r="0" b="0"/>
                  <wp:docPr id="1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2B852D" w14:textId="77777777" w:rsidR="00720EBA" w:rsidRDefault="00720EBA" w:rsidP="00720EBA">
            <w:pPr>
              <w:spacing w:line="261" w:lineRule="auto"/>
            </w:pPr>
            <w:r>
              <w:t xml:space="preserve">static async </w:t>
            </w:r>
            <w:proofErr w:type="spellStart"/>
            <w:r>
              <w:t>getFlashcards</w:t>
            </w:r>
            <w:proofErr w:type="spellEnd"/>
            <w:r>
              <w:t>(</w:t>
            </w:r>
            <w:proofErr w:type="spellStart"/>
            <w:r>
              <w:t>userId</w:t>
            </w:r>
            <w:proofErr w:type="spellEnd"/>
            <w:r>
              <w:t>, mode)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0CC56" w14:textId="77777777" w:rsidR="00720EBA" w:rsidRDefault="00720EBA" w:rsidP="00720EBA">
            <w:pPr>
              <w:spacing w:line="261" w:lineRule="auto"/>
            </w:pPr>
            <w:proofErr w:type="spellStart"/>
            <w:r>
              <w:rPr>
                <w:rFonts w:ascii="Times New Roman" w:hAnsi="Times New Roman"/>
                <w:sz w:val="20"/>
              </w:rPr>
              <w:t>Lấy flashcards theo mode. Đây là method trung tâm của SRS Engine.</w:t>
              <w:br/>
              <w:t>Input: userId, mode='new'|'daily', topicId?</w:t>
              <w:br/>
              <w:br/>
              <w:t>Pseudo-code:</w:t>
              <w:br/>
              <w:t>1. Lấy SRSReviewLimit từ Users (mặc định 15 nếu null)</w:t>
              <w:br/>
              <w:t>2. Xây dựng query:</w:t>
              <w:br/>
              <w:t xml:space="preserve">   WITH DueCards AS (</w:t>
              <w:br/>
              <w:t xml:space="preserve">     SELECT w.*, uwp.MasteryLevel, uwp.MemoryStatus, uwp.NextReviewDate,</w:t>
              <w:br/>
              <w:t xml:space="preserve">       CASE WHEN uwp.UserWordProgressId IS NULL THEN 0 ELSE 1 END as hasProgress,</w:t>
              <w:br/>
              <w:t xml:space="preserve">       CASE </w:t>
              <w:br/>
              <w:t xml:space="preserve">         WHEN uwp.NextReviewDate &lt;= SYSDATETIMEOFFSET() THEN 0</w:t>
              <w:br/>
              <w:t xml:space="preserve">         WHEN uwp.UserWordProgressId IS NOT NULL THEN 1</w:t>
              <w:br/>
              <w:t xml:space="preserve">         ELSE 2</w:t>
              <w:br/>
              <w:t xml:space="preserve">       END as priority</w:t>
              <w:br/>
              <w:t xml:space="preserve">     FROM Words w</w:t>
              <w:br/>
              <w:t xml:space="preserve">     LEFT JOIN UserWordProgress uwp ON w.WordId = uwp.WordId AND uwp.UserId = @userId</w:t>
              <w:br/>
              <w:t xml:space="preserve">     [JOIN WordTopics wt ON w.WordId = wt.WordId (nếu có topicId)]</w:t>
              <w:br/>
              <w:t xml:space="preserve">     WHERE w.ContentStatus = 'Published'</w:t>
              <w:br/>
              <w:t xml:space="preserve">   )</w:t>
              <w:br/>
              <w:t xml:space="preserve">   SELECT TOP(@limit) * FROM DueCards</w:t>
              <w:br/>
              <w:t xml:space="preserve">   ORDER BY priority, NEWID()</w:t>
              <w:br/>
              <w:t>3. Gắn kèm ExampleSentences, PartOfSpeech cho mỗi word</w:t>
              <w:br/>
              <w:t>4. Return { flashcards: [{ wordId, wordText, meaning, phonetic, audioUrl, example, masteryLevel? }] }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r>
              <w:rPr>
                <w:rFonts w:ascii="Times New Roman" w:hAnsi="Times New Roman"/>
                <w:b w:val="0"/>
                <w:i/>
                <w:sz w:val="20"/>
              </w:rPr>
              <w:br/>
              <w:t>Giải thích: SRS ưu tiên từ đã đến hạn ôn tập (NextReviewDate &lt;= now), sau đó đến từ đã học nhưng chưa đến hạn, cuối cùng là từ mới. Số lượng thẻ giới hạn bởi SRSReviewLimit của user.</w:t>
            </w:r>
          </w:p>
        </w:tc>
      </w:tr>
      <w:tr w:rsidR="00720EBA" w14:paraId="4CB4C7BD" w14:textId="77777777" w:rsidTr="00720EBA">
        <w:trPr>
          <w:trHeight w:val="721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3ED3BB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43A90B49" wp14:editId="4722D9FE">
                  <wp:extent cx="304800" cy="209550"/>
                  <wp:effectExtent l="0" t="0" r="0" b="0"/>
                  <wp:docPr id="38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4D8B57" w14:textId="77777777" w:rsidR="00720EBA" w:rsidRDefault="00720EBA" w:rsidP="00720EBA">
            <w:pPr>
              <w:spacing w:line="261" w:lineRule="auto"/>
            </w:pPr>
            <w:r>
              <w:t xml:space="preserve">static async </w:t>
            </w:r>
            <w:proofErr w:type="spellStart"/>
            <w:r>
              <w:t>submitAnswer</w:t>
            </w:r>
            <w:proofErr w:type="spellEnd"/>
            <w:r>
              <w:t>(</w:t>
            </w:r>
            <w:proofErr w:type="spellStart"/>
            <w:r>
              <w:t>userId</w:t>
            </w:r>
            <w:proofErr w:type="spellEnd"/>
            <w:r>
              <w:t xml:space="preserve">, </w:t>
            </w:r>
            <w:proofErr w:type="spellStart"/>
            <w:r>
              <w:t>wordId</w:t>
            </w:r>
            <w:proofErr w:type="spellEnd"/>
            <w:r>
              <w:t>, grade)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E783B8" w14:textId="77777777" w:rsidR="00720EBA" w:rsidRDefault="00720EBA" w:rsidP="00720EBA">
            <w:pPr>
              <w:spacing w:line="261" w:lineRule="auto"/>
            </w:pPr>
            <w:proofErr w:type="spellStart"/>
            <w:r>
              <w:rPr>
                <w:rFonts w:ascii="Times New Roman" w:hAnsi="Times New Roman"/>
                <w:sz w:val="20"/>
              </w:rPr>
              <w:t>Xử lý đánh giá SRS - CỐT LÕI CỦA HỆ THỐNG HỌC TẬP THÔNG MINH.</w:t>
              <w:br/>
              <w:t>Input: { userId, wordId, questionId?, submittedAnswer?, isCorrect?, reviewRating: 1|2|3|4, activityType: 'Review'|'MiniTest'|'Practice' }</w:t>
              <w:br/>
              <w:br/>
              <w:t>Pseudo-code SRS Algorithm (SM-2 variant):</w:t>
              <w:br/>
              <w:t>1. Get existing UserWordProgress cho userId + wordId (hoặc tạo mới)</w:t>
              <w:br/>
              <w:t>2. Map reviewRating:</w:t>
              <w:br/>
              <w:t xml:space="preserve">   Again (1) = sai → reset: RepetitionCount = 0, MemoryStatus = 'Learning'</w:t>
              <w:br/>
              <w:t xml:space="preserve">   Hard (2)  = khó → giảm EaseFactor, tăng nhẹ Interval</w:t>
              <w:br/>
              <w:t xml:space="preserve">   Good (3)  = tốt → chuẩn, tăng Interval theo công thức</w:t>
              <w:br/>
              <w:t xml:space="preserve">   Easy (4)  = dễ → tăng EaseFactor, tăng Interval nhanh hơn</w:t>
              <w:br/>
              <w:t>3. Calculate new EaseFactor:</w:t>
              <w:br/>
              <w:t xml:space="preserve">   EF' = EF + (0.1 - (5-grade) * (0.08 + (5-grade) * 0.02))</w:t>
              <w:br/>
              <w:t xml:space="preserve">   Clamp: EF' không xuống dưới 1.3</w:t>
              <w:br/>
              <w:t>4. Calculate Interval (ngày):</w:t>
              <w:br/>
              <w:t xml:space="preserve">   Nếu RepetitionCount == 0: Interval = 1</w:t>
              <w:br/>
              <w:t xml:space="preserve">   Nếu RepetitionCount == 1: Interval = 6</w:t>
              <w:br/>
              <w:t xml:space="preserve">   Nếu grade == Again: Interval = 1 (reset)</w:t>
              <w:br/>
              <w:t xml:space="preserve">   Else: Interval = round(previous * EF')</w:t>
              <w:br/>
              <w:t xml:space="preserve">   Clamp: Interval tối đa 120 ngày</w:t>
              <w:br/>
              <w:t>5. Cập nhật MasteryLevel:</w:t>
              <w:br/>
              <w:t xml:space="preserve">   Tăng khi đúng (grade &gt;= 3), giảm khi sai (grade &lt;= 2)</w:t>
              <w:br/>
              <w:t xml:space="preserve">   Nếu &gt;= 4 correct liên tiếp → MemoryStatus = 'Mastered'</w:t>
              <w:br/>
              <w:t>6. UPDATE UserWordProgress:</w:t>
              <w:br/>
              <w:t xml:space="preserve">   SET MasteryLevel, EaseFactor, RepetitionCount, MemoryStatus, NextReviewDate = DATEADD(day, Interval, GETDATE()), LastReviewedAt = GETDATE()</w:t>
              <w:br/>
              <w:t>7. INSERT INTO ExerciseAttempts (UserId, WordId, QuestionId, Score, ReviewRating, ActivityType, CreatedAt)</w:t>
              <w:br/>
              <w:t>8. If isCorrect: GamificationService.awardXP(userId, 'LearnWord')</w:t>
              <w:br/>
              <w:t>9. Return { correct, xpAwarded, nextReviewDate, newMasteryLevel, newMemoryStatus }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r>
              <w:rPr>
                <w:rFonts w:ascii="Times New Roman" w:hAnsi="Times New Roman"/>
                <w:b w:val="0"/>
                <w:i/>
                <w:sz w:val="20"/>
              </w:rPr>
              <w:br/>
              <w:t>Giải thích: Thuật toán SRS (Spaced Repetition System) dựa trên SM-2 của SuperMemo. Mỗi lần ôn tập, hệ thống điều chỉnh khoảng cách Interval dựa trên đánh giá của người học. Từ càng dễ nhớ → Interval càng dài → ôn tập ít hơn. Từ khó → Interval ngắn → ôn tập thường xuyên hơn. Đây là cơ chế giúp tối ưu hóa việc ghi nhớ từ vựng.</w:t>
            </w:r>
          </w:p>
        </w:tc>
      </w:tr>
      <w:tr w:rsidR="00720EBA" w14:paraId="7B6BFBA4" w14:textId="77777777" w:rsidTr="00720EBA">
        <w:trPr>
          <w:trHeight w:val="67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5F89B5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1F11C363" wp14:editId="078165D7">
                  <wp:extent cx="304800" cy="209550"/>
                  <wp:effectExtent l="0" t="0" r="0" b="0"/>
                  <wp:docPr id="23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2C736" w14:textId="77777777" w:rsidR="00720EBA" w:rsidRDefault="00720EBA" w:rsidP="00720EBA">
            <w:pPr>
              <w:spacing w:line="261" w:lineRule="auto"/>
            </w:pPr>
            <w:r>
              <w:t xml:space="preserve">static async </w:t>
            </w:r>
            <w:proofErr w:type="spellStart"/>
            <w:r>
              <w:t>getUserStats</w:t>
            </w:r>
            <w:proofErr w:type="spellEnd"/>
            <w:r>
              <w:t>(</w:t>
            </w:r>
            <w:proofErr w:type="spellStart"/>
            <w:r>
              <w:t>userId</w:t>
            </w:r>
            <w:proofErr w:type="spellEnd"/>
            <w:r>
              <w:t>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13005" w14:textId="77777777" w:rsidR="00720EBA" w:rsidRDefault="00720EBA" w:rsidP="00720EBA">
            <w:pPr>
              <w:spacing w:line="261" w:lineRule="auto"/>
            </w:pPr>
            <w:proofErr w:type="spellStart"/>
            <w:r>
              <w:rPr>
                <w:rFonts w:ascii="Times New Roman" w:hAnsi="Times New Roman"/>
                <w:sz w:val="20"/>
              </w:rPr>
              <w:t>Thống kê chi tiết học tập của người dùng.</w:t>
              <w:br/>
              <w:br/>
              <w:t>Pseudo-code:</w:t>
              <w:br/>
              <w:t>1. SELECT COUNT(*) FROM UserWordProgress WHERE UserId = @userId → totalLearned</w:t>
              <w:br/>
              <w:t>2. SELECT COUNT(*) FROM UserWordProgress WHERE UserId = @userId AND MemoryStatus = 'Mastered' → totalMastered</w:t>
              <w:br/>
              <w:t>3. Tính accuracy từ ExerciseAttempts:</w:t>
              <w:br/>
              <w:t xml:space="preserve">   SELECT AVG(CAST(IsCorrect AS FLOAT)) * 100 FROM ExerciseAttempts WHERE UserId = @userId</w:t>
              <w:br/>
              <w:t>4. Lấy weak words (những từ hay sai):</w:t>
              <w:br/>
              <w:t xml:space="preserve">   SELECT TOP 10 w.WordText, COUNT(ea.AttemptId) as errorCount</w:t>
              <w:br/>
              <w:t xml:space="preserve">   FROM ExerciseAttempts ea JOIN Words w ON ea.WordId = w.WordId</w:t>
              <w:br/>
              <w:t xml:space="preserve">   WHERE ea.UserId = @userId AND ea.IsCorrect = 0</w:t>
              <w:br/>
              <w:t xml:space="preserve">   GROUP BY w.WordText ORDER BY errorCount DESC</w:t>
              <w:br/>
              <w:t>5. SELECT u.TotalXP, u.CurrentLevel FROM Users WHERE UserId = @userId</w:t>
              <w:br/>
              <w:t>6. SELECT COUNT(DISTINCT CAST(CreatedAt AS DATE)) as streak</w:t>
              <w:br/>
              <w:t xml:space="preserve">   FROM ExerciseAttempts WHERE UserId = @userId</w:t>
              <w:br/>
              <w:t xml:space="preserve">   AND CreatedAt &gt;= DATEADD(day, -30, GETDATE())</w:t>
              <w:br/>
              <w:t>7. Phân bố MasteryLevel:</w:t>
              <w:br/>
              <w:t xml:space="preserve">   SELECT MasteryLevel, COUNT(*) as count FROM UserWordProgress WHERE UserId = @userId GROUP BY MasteryLevel</w:t>
              <w:br/>
              <w:t>8. Return { totalLearned, totalMastered, accuracy, weakWords, totalXP, currentLevel, streak, masteryDistribution }</w:t>
            </w:r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  <w:tr w:rsidR="00720EBA" w14:paraId="3B36C0B0" w14:textId="77777777" w:rsidTr="00720EBA">
        <w:trPr>
          <w:trHeight w:val="67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1BBE2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0A2C976A" wp14:editId="6BB97AB9">
                  <wp:extent cx="304800" cy="209550"/>
                  <wp:effectExtent l="0" t="0" r="0" b="0"/>
                  <wp:docPr id="9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B1D04C" w14:textId="77777777" w:rsidR="00720EBA" w:rsidRDefault="00720EBA" w:rsidP="00720EBA">
            <w:pPr>
              <w:spacing w:line="261" w:lineRule="auto"/>
            </w:pPr>
            <w:r>
              <w:t xml:space="preserve">static async </w:t>
            </w:r>
            <w:proofErr w:type="spellStart"/>
            <w:r>
              <w:t>getActivityHeatmap</w:t>
            </w:r>
            <w:proofErr w:type="spellEnd"/>
            <w:r>
              <w:t>(</w:t>
            </w:r>
            <w:proofErr w:type="spellStart"/>
            <w:r>
              <w:t>userId</w:t>
            </w:r>
            <w:proofErr w:type="spellEnd"/>
            <w:r>
              <w:t>, year)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0F5EA" w14:textId="77777777" w:rsidR="00720EBA" w:rsidRDefault="00720EBA" w:rsidP="00720EBA">
            <w:pPr>
              <w:spacing w:line="261" w:lineRule="auto"/>
            </w:pPr>
            <w:r>
              <w:rPr>
                <w:rFonts w:ascii="Times New Roman" w:hAnsi="Times New Roman"/>
                <w:sz w:val="20"/>
              </w:rPr>
              <w:t>Heatmap hoạt động học tập trong năm (dùng cho GitHub-style calendar heatmap).</w:t>
              <w:br/>
              <w:t>Input: userId, year</w:t>
              <w:br/>
              <w:br/>
              <w:t>Pseudo-code:</w:t>
              <w:br/>
              <w:t>1. Query:</w:t>
              <w:br/>
              <w:t xml:space="preserve">   SELECT CAST(CreatedAt AS DATE) as ActivityDate, COUNT(*) as ActivityCount</w:t>
              <w:br/>
              <w:t xml:space="preserve">   FROM (</w:t>
              <w:br/>
              <w:t xml:space="preserve">     SELECT CreatedAt FROM ExerciseAttempts WHERE UserId = @userId AND YEAR(CreatedAt) = @year</w:t>
              <w:br/>
              <w:t xml:space="preserve">     UNION ALL</w:t>
              <w:br/>
              <w:t xml:space="preserve">     SELECT CreatedAt FROM UserXPEvents WHERE UserId = @userId AND YEAR(CreatedAt) = @year</w:t>
              <w:br/>
              <w:t xml:space="preserve">   ) activities</w:t>
              <w:br/>
              <w:t xml:space="preserve">   GROUP BY CAST(CreatedAt AS DATE)</w:t>
              <w:br/>
              <w:t xml:space="preserve">   ORDER BY ActivityDate</w:t>
              <w:br/>
              <w:t>2. Fill missing dates với count = 0 (cần 365 ngày)</w:t>
              <w:br/>
              <w:t>3. Return: [{ date: '2026-01-01', count: 0 }, { date: '2026-01-02', count: 5 }, ...]</w:t>
            </w:r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  <w:proofErr w:type="spellStart"/>
            <w:r/>
            <w:proofErr w:type="spellEnd"/>
            <w:r/>
          </w:p>
        </w:tc>
      </w:tr>
    </w:tbl>
    <w:p w14:paraId="3E8AFFFF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55" w:name="_heading=h.w8xjaeybt630" w:colFirst="0" w:colLast="0"/>
      <w:bookmarkStart w:id="56" w:name="_Toc233126426"/>
      <w:bookmarkStart w:id="57" w:name="_Toc233126455"/>
      <w:bookmarkEnd w:id="55"/>
      <w:proofErr w:type="spellStart"/>
      <w:r>
        <w:t>AdminController</w:t>
      </w:r>
      <w:bookmarkEnd w:id="56"/>
      <w:bookmarkEnd w:id="57"/>
      <w:proofErr w:type="spellEnd"/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2730"/>
        <w:gridCol w:w="5640"/>
      </w:tblGrid>
      <w:tr w:rsidR="00720EBA" w14:paraId="66CA9550" w14:textId="77777777" w:rsidTr="00720EBA">
        <w:trPr>
          <w:trHeight w:val="530"/>
        </w:trPr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BAE3A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Name</w:t>
            </w:r>
          </w:p>
        </w:tc>
        <w:tc>
          <w:tcPr>
            <w:tcW w:w="5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7EA0C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Description</w:t>
            </w:r>
          </w:p>
        </w:tc>
      </w:tr>
      <w:tr w:rsidR="00720EBA" w14:paraId="18DD0779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F1ECB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Properties</w:t>
            </w:r>
          </w:p>
        </w:tc>
      </w:tr>
      <w:tr w:rsidR="00720EBA" w14:paraId="3C5B9E40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74697F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45A5F468" wp14:editId="0A9E1486">
                  <wp:extent cx="314325" cy="292100"/>
                  <wp:effectExtent l="0" t="0" r="0" b="0"/>
                  <wp:docPr id="4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02458" w14:textId="77777777" w:rsidR="00720EBA" w:rsidRDefault="00720EBA" w:rsidP="00720EBA">
            <w:pPr>
              <w:spacing w:line="261" w:lineRule="auto"/>
            </w:pPr>
            <w:proofErr w:type="spellStart"/>
            <w:r>
              <w:t>LevelId</w:t>
            </w:r>
            <w:proofErr w:type="spellEnd"/>
            <w:r>
              <w:t>: int (PK)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F43DF" w14:textId="77777777" w:rsidR="00720EBA" w:rsidRDefault="00720EBA" w:rsidP="00720EBA">
            <w:pPr>
              <w:spacing w:line="261" w:lineRule="auto"/>
            </w:pPr>
            <w:r>
              <w:t xml:space="preserve">ID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.</w:t>
            </w:r>
            <w:r>
              <w:rPr>
                <w:rFonts w:ascii="Times New Roman" w:hAnsi="Times New Roman"/>
                <w:b w:val="0"/>
                <w:i/>
                <w:sz w:val="20"/>
              </w:rPr>
              <w:br/>
              <w:br/>
              <w:t>Giải thích: 4 cấp độ TOEIC được seed sẵn: 300, 500, 700, 900. Mỗi cấp độ chứa nhiều chủ đề học tập thông qua bảng LearningPathTopics.</w:t>
            </w:r>
          </w:p>
        </w:tc>
      </w:tr>
      <w:tr w:rsidR="00720EBA" w14:paraId="6F2E2D7B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2C7BB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6D860AE1" wp14:editId="4A5C4E67">
                  <wp:extent cx="314325" cy="292100"/>
                  <wp:effectExtent l="0" t="0" r="0" b="0"/>
                  <wp:docPr id="2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45198A" w14:textId="77777777" w:rsidR="00720EBA" w:rsidRDefault="00720EBA" w:rsidP="00720EBA">
            <w:pPr>
              <w:spacing w:line="261" w:lineRule="auto"/>
            </w:pPr>
            <w:r>
              <w:t xml:space="preserve">Name: </w:t>
            </w:r>
            <w:proofErr w:type="spellStart"/>
            <w:r>
              <w:t>nvarchar</w:t>
            </w:r>
            <w:proofErr w:type="spellEnd"/>
            <w:r>
              <w:t>(100)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19D59" w14:textId="77777777" w:rsidR="00720EBA" w:rsidRDefault="00720EBA" w:rsidP="00720EBA">
            <w:pPr>
              <w:spacing w:line="261" w:lineRule="auto"/>
            </w:pPr>
            <w:proofErr w:type="spellStart"/>
            <w:r>
              <w:t>Tên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>: "TOEIC 300", "TOEIC 500", "TOEIC 700", "TOEIC 900".</w:t>
            </w:r>
          </w:p>
        </w:tc>
      </w:tr>
      <w:tr w:rsidR="00720EBA" w14:paraId="124065A1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3B2D4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proofErr w:type="spellStart"/>
            <w:r>
              <w:rPr>
                <w:b/>
              </w:rPr>
              <w:t>DisplayOrder</w:t>
            </w:r>
            <w:proofErr w:type="spellEnd"/>
            <w:r>
              <w:rPr>
                <w:b/>
              </w:rPr>
              <w:t xml:space="preserve">: int - </w:t>
            </w:r>
            <w:proofErr w:type="spellStart"/>
            <w:r>
              <w:rPr>
                <w:b/>
              </w:rPr>
              <w:t>Thứ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tự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hiển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thị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trong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lộ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trình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học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tập</w:t>
            </w:r>
            <w:proofErr w:type="spellEnd"/>
            <w:r>
              <w:rPr>
                <w:b/>
              </w:rPr>
              <w:t xml:space="preserve"> (1-4).</w:t>
            </w:r>
          </w:p>
        </w:tc>
      </w:tr>
      <w:tr w:rsidR="00720EBA" w14:paraId="6642F42F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879992" w14:textId="77777777" w:rsidR="00720EBA" w:rsidRDefault="00720EBA" w:rsidP="00720EBA">
            <w:r>
              <w:rPr>
                <w:noProof/>
              </w:rPr>
              <w:lastRenderedPageBreak/>
              <w:t>Phương thức</w:t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1B45D7" w14:textId="77777777" w:rsidR="00720EBA" w:rsidRDefault="00720EBA" w:rsidP="00720EBA">
            <w:pPr>
              <w:spacing w:line="261" w:lineRule="auto"/>
            </w:pPr>
            <w:r>
              <w:t>Method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30DBE" w14:textId="77777777" w:rsidR="00720EBA" w:rsidRDefault="00720EBA" w:rsidP="00720EBA">
            <w:pPr>
              <w:spacing w:line="261" w:lineRule="auto"/>
            </w:pPr>
            <w:proofErr w:type="spellStart"/>
            <w:r>
              <w:t>getTopics</w:t>
            </w:r>
            <w:proofErr w:type="spellEnd"/>
            <w:r>
              <w:t xml:space="preserve">(): </w:t>
            </w:r>
            <w:proofErr w:type="spellStart"/>
            <w:r>
              <w:t>LearningPathTopic</w:t>
            </w:r>
            <w:proofErr w:type="spellEnd"/>
            <w:r>
              <w:t xml:space="preserve">[] - </w:t>
            </w: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>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br/>
              <w:br/>
              <w:t>Pseudo-code:</w:t>
              <w:br/>
              <w:t xml:space="preserve">1. SELECT t.* FROM LearningPathTopics lpt </w:t>
              <w:br/>
              <w:t xml:space="preserve">   JOIN Topics t ON lpt.TopicId = t.TopicId</w:t>
              <w:br/>
              <w:t xml:space="preserve">   WHERE lpt.LevelId = @levelId AND t.ContentStatus = 'Published'</w:t>
              <w:br/>
              <w:t>2. Với mỗi topic, đếm số words và tỷ lệ hoàn thành của user (nếu có userId)</w:t>
              <w:br/>
              <w:t>3. Return: [{ topicId, name, wordCount, completedPercentage? }]</w:t>
            </w:r>
          </w:p>
        </w:tc>
      </w:tr>
    </w:tbl>
    <w:p w14:paraId="319E97D3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58" w:name="_heading=h.vqlonm515z46" w:colFirst="0" w:colLast="0"/>
      <w:bookmarkStart w:id="59" w:name="_Toc233126427"/>
      <w:bookmarkStart w:id="60" w:name="_Toc233126456"/>
      <w:bookmarkEnd w:id="58"/>
      <w:r>
        <w:t>Word</w:t>
      </w:r>
      <w:bookmarkEnd w:id="59"/>
      <w:bookmarkEnd w:id="60"/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2730"/>
        <w:gridCol w:w="5640"/>
      </w:tblGrid>
      <w:tr w:rsidR="00720EBA" w14:paraId="0A6D1086" w14:textId="77777777" w:rsidTr="00720EBA">
        <w:trPr>
          <w:trHeight w:val="530"/>
        </w:trPr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3350F2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Name</w:t>
            </w:r>
          </w:p>
        </w:tc>
        <w:tc>
          <w:tcPr>
            <w:tcW w:w="5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B51ED8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Description</w:t>
            </w:r>
          </w:p>
        </w:tc>
      </w:tr>
      <w:tr w:rsidR="00720EBA" w14:paraId="7A369004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FA62C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Properties</w:t>
            </w:r>
          </w:p>
        </w:tc>
      </w:tr>
      <w:tr w:rsidR="00720EBA" w14:paraId="153C118B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FE5D6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52389837" wp14:editId="603444CE">
                  <wp:extent cx="314325" cy="292100"/>
                  <wp:effectExtent l="0" t="0" r="0" b="0"/>
                  <wp:docPr id="3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610A4D" w14:textId="77777777" w:rsidR="00720EBA" w:rsidRDefault="00720EBA" w:rsidP="00720EBA">
            <w:pPr>
              <w:spacing w:line="261" w:lineRule="auto"/>
            </w:pPr>
            <w:proofErr w:type="spellStart"/>
            <w:r>
              <w:t>WordId</w:t>
            </w:r>
            <w:proofErr w:type="spellEnd"/>
            <w:r>
              <w:t>: int (PK)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4F15B" w14:textId="77777777" w:rsidR="00720EBA" w:rsidRDefault="00720EBA" w:rsidP="00720EBA">
            <w:pPr>
              <w:spacing w:line="261" w:lineRule="auto"/>
            </w:pPr>
            <w:r>
              <w:t xml:space="preserve">ID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vựng</w:t>
            </w:r>
            <w:proofErr w:type="spellEnd"/>
            <w:r>
              <w:t>.</w:t>
            </w:r>
            <w:r>
              <w:rPr>
                <w:rFonts w:ascii="Times New Roman" w:hAnsi="Times New Roman"/>
                <w:b w:val="0"/>
                <w:i/>
                <w:sz w:val="20"/>
              </w:rPr>
              <w:br/>
              <w:br/>
              <w:t>Bảng Words là bảng trung tâm - lưu ~720+ từ vựng TOEIC với đầy đủ multimedia (audio Anh-Anh, Anh-Mỹ, hình ảnh, phiên âm).</w:t>
            </w:r>
          </w:p>
        </w:tc>
      </w:tr>
      <w:tr w:rsidR="00720EBA" w14:paraId="0229BD1D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79C109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50406FF9" wp14:editId="531474D4">
                  <wp:extent cx="314325" cy="292100"/>
                  <wp:effectExtent l="0" t="0" r="0" b="0"/>
                  <wp:docPr id="4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EF514F" w14:textId="77777777" w:rsidR="00720EBA" w:rsidRDefault="00720EBA" w:rsidP="00720EBA">
            <w:pPr>
              <w:spacing w:line="261" w:lineRule="auto"/>
            </w:pPr>
            <w:proofErr w:type="spellStart"/>
            <w:r>
              <w:t>WordText</w:t>
            </w:r>
            <w:proofErr w:type="spellEnd"/>
            <w:r>
              <w:t xml:space="preserve">: </w:t>
            </w: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11C6" w14:textId="77777777" w:rsidR="00720EBA" w:rsidRDefault="00720EBA" w:rsidP="00720EBA">
            <w:pPr>
              <w:spacing w:line="261" w:lineRule="auto"/>
            </w:pP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vựng</w:t>
            </w:r>
            <w:proofErr w:type="spellEnd"/>
            <w:r>
              <w:t xml:space="preserve"> </w:t>
            </w:r>
            <w:proofErr w:type="spellStart"/>
            <w:r>
              <w:t>tiếng</w:t>
            </w:r>
            <w:proofErr w:type="spellEnd"/>
            <w:r>
              <w:t xml:space="preserve"> Anh (</w:t>
            </w:r>
            <w:proofErr w:type="spellStart"/>
            <w:r>
              <w:t>ví</w:t>
            </w:r>
            <w:proofErr w:type="spellEnd"/>
            <w:r>
              <w:t xml:space="preserve"> </w:t>
            </w:r>
            <w:proofErr w:type="spellStart"/>
            <w:r>
              <w:t>dụ</w:t>
            </w:r>
            <w:proofErr w:type="spellEnd"/>
            <w:r>
              <w:t>: "abandon", "negotiate").</w:t>
            </w:r>
            <w:r>
              <w:rPr>
                <w:rFonts w:ascii="Times New Roman" w:hAnsi="Times New Roman"/>
                <w:b w:val="0"/>
                <w:i/>
                <w:sz w:val="20"/>
              </w:rPr>
              <w:br/>
              <w:t>Các từ vựng được phân loại theo 4 cấp độ TOEIC (300-500-700-900). VD: 'abandon' (cấp 300), 'negotiate' (cấp 500), 'consolidate' (cấp 700).</w:t>
            </w:r>
          </w:p>
        </w:tc>
      </w:tr>
      <w:tr w:rsidR="00720EBA" w14:paraId="749315D2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8AF65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52D2CCE5" wp14:editId="7C0B4BE6">
                  <wp:extent cx="314325" cy="292100"/>
                  <wp:effectExtent l="0" t="0" r="0" b="0"/>
                  <wp:docPr id="24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7D6F76" w14:textId="77777777" w:rsidR="00720EBA" w:rsidRDefault="00720EBA" w:rsidP="00720EBA">
            <w:pPr>
              <w:spacing w:line="261" w:lineRule="auto"/>
            </w:pPr>
            <w:r>
              <w:t xml:space="preserve">Meaning: </w:t>
            </w:r>
            <w:proofErr w:type="spellStart"/>
            <w:r>
              <w:t>nvarchar</w:t>
            </w:r>
            <w:proofErr w:type="spellEnd"/>
            <w:r>
              <w:t>(500)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29F46F" w14:textId="77777777" w:rsidR="00720EBA" w:rsidRDefault="00720EBA" w:rsidP="00720EBA">
            <w:pPr>
              <w:spacing w:line="261" w:lineRule="auto"/>
            </w:pPr>
            <w:r>
              <w:t xml:space="preserve">Nghĩa </w:t>
            </w: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vựng</w:t>
            </w:r>
            <w:proofErr w:type="spellEnd"/>
            <w:r>
              <w:t>.</w:t>
            </w:r>
          </w:p>
        </w:tc>
      </w:tr>
      <w:tr w:rsidR="00720EBA" w14:paraId="75EE5E10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90EC7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586BA72C" wp14:editId="34F91D20">
                  <wp:extent cx="314325" cy="292100"/>
                  <wp:effectExtent l="0" t="0" r="0" b="0"/>
                  <wp:docPr id="20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8BAF0" w14:textId="77777777" w:rsidR="00720EBA" w:rsidRDefault="00720EBA" w:rsidP="00720EBA">
            <w:pPr>
              <w:spacing w:line="261" w:lineRule="auto"/>
            </w:pPr>
            <w:proofErr w:type="spellStart"/>
            <w:r>
              <w:t>PartOfSpeechId</w:t>
            </w:r>
            <w:proofErr w:type="spellEnd"/>
            <w:r>
              <w:t>: int (FK)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A87070" w14:textId="77777777" w:rsidR="00720EBA" w:rsidRDefault="00720EBA" w:rsidP="00720EBA">
            <w:pPr>
              <w:spacing w:line="261" w:lineRule="auto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-&gt; </w:t>
            </w:r>
            <w:proofErr w:type="spellStart"/>
            <w:r>
              <w:t>PartOfSpeeches</w:t>
            </w:r>
            <w:proofErr w:type="spellEnd"/>
            <w:r>
              <w:t xml:space="preserve">.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>: noun, verb, adjective, adverb...</w:t>
            </w:r>
          </w:p>
        </w:tc>
      </w:tr>
      <w:tr w:rsidR="00720EBA" w14:paraId="6CF5B708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B82CC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Method</w:t>
            </w:r>
          </w:p>
        </w:tc>
      </w:tr>
      <w:tr w:rsidR="00720EBA" w14:paraId="2E523300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7B8F77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53DF1BCE" wp14:editId="313A9D1B">
                  <wp:extent cx="304800" cy="209550"/>
                  <wp:effectExtent l="0" t="0" r="0" b="0"/>
                  <wp:docPr id="30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B8EE4" w14:textId="77777777" w:rsidR="00720EBA" w:rsidRDefault="00720EBA" w:rsidP="00720EBA">
            <w:pPr>
              <w:spacing w:line="261" w:lineRule="auto"/>
            </w:pPr>
            <w:proofErr w:type="spellStart"/>
            <w:r>
              <w:t>getTopics</w:t>
            </w:r>
            <w:proofErr w:type="spellEnd"/>
            <w:r>
              <w:t>(): Topic[]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57F51" w14:textId="77777777" w:rsidR="00720EBA" w:rsidRDefault="00720EBA" w:rsidP="00720EBA">
            <w:pPr>
              <w:spacing w:line="261" w:lineRule="auto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chứa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vựng</w:t>
            </w:r>
            <w:proofErr w:type="spellEnd"/>
            <w:r>
              <w:t xml:space="preserve"> (qua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trung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WordTopics</w:t>
            </w:r>
            <w:proofErr w:type="spellEnd"/>
            <w:r>
              <w:t>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br/>
              <w:br/>
              <w:t>Pseudo-code:</w:t>
              <w:br/>
              <w:t>1. SELECT t.* FROM WordTopics wt JOIN Topics t ON wt.TopicId = t.TopicId</w:t>
              <w:br/>
              <w:t xml:space="preserve">   WHERE wt.WordId = @wordId</w:t>
              <w:br/>
              <w:t>2. Mỗi từ có thể thuộc nhiều chủ đề (quan hệ N-N qua WordTopics)</w:t>
              <w:br/>
              <w:t>3. Return: [{ topicId, name, categoryName }]</w:t>
            </w:r>
          </w:p>
        </w:tc>
      </w:tr>
      <w:tr w:rsidR="00720EBA" w14:paraId="033AA4BE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7B421F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30A9E489" wp14:editId="00B11971">
                  <wp:extent cx="304800" cy="209550"/>
                  <wp:effectExtent l="0" t="0" r="0" b="0"/>
                  <wp:docPr id="1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45ECC" w14:textId="77777777" w:rsidR="00720EBA" w:rsidRDefault="00720EBA" w:rsidP="00720EBA">
            <w:pPr>
              <w:spacing w:line="261" w:lineRule="auto"/>
            </w:pPr>
            <w:proofErr w:type="spellStart"/>
            <w:r>
              <w:t>getQuestions</w:t>
            </w:r>
            <w:proofErr w:type="spellEnd"/>
            <w:r>
              <w:t>(): Question[]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D5B982" w14:textId="77777777" w:rsidR="00720EBA" w:rsidRDefault="00720EBA" w:rsidP="00720EBA">
            <w:pPr>
              <w:spacing w:line="261" w:lineRule="auto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luyện</w:t>
            </w:r>
            <w:proofErr w:type="spellEnd"/>
            <w:r>
              <w:t xml:space="preserve"> </w:t>
            </w:r>
            <w:proofErr w:type="spellStart"/>
            <w:r>
              <w:t>tập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quan</w:t>
            </w:r>
            <w:proofErr w:type="spellEnd"/>
            <w:r>
              <w:t xml:space="preserve"> </w:t>
            </w:r>
            <w:proofErr w:type="spellStart"/>
            <w:r>
              <w:t>đến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vựng</w:t>
            </w:r>
            <w:proofErr w:type="spellEnd"/>
            <w:r>
              <w:t>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br/>
              <w:br/>
              <w:t>Pseudo-code:</w:t>
              <w:br/>
              <w:t>1. SELECT * FROM Questions WHERE WordId = @wordId AND ContentStatus = 'Published'</w:t>
              <w:br/>
              <w:t xml:space="preserve">2. Các loại câu hỏi: MCQ (trắc nghiệm), FillBlank (điền từ), </w:t>
              <w:br/>
              <w:t xml:space="preserve">   DragDrop (sắp xếp), Dictation (nghe viết)</w:t>
              <w:br/>
              <w:t>3. Mỗi từ thường có 2-5 câu hỏi với các dạng khác nhau</w:t>
            </w:r>
          </w:p>
        </w:tc>
      </w:tr>
    </w:tbl>
    <w:p w14:paraId="7BCED1CE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61" w:name="_heading=h.q4o3wg146yo6" w:colFirst="0" w:colLast="0"/>
      <w:bookmarkStart w:id="62" w:name="_Toc233126428"/>
      <w:bookmarkStart w:id="63" w:name="_Toc233126457"/>
      <w:bookmarkEnd w:id="61"/>
      <w:proofErr w:type="spellStart"/>
      <w:r>
        <w:lastRenderedPageBreak/>
        <w:t>UserService</w:t>
      </w:r>
      <w:bookmarkEnd w:id="62"/>
      <w:bookmarkEnd w:id="63"/>
      <w:proofErr w:type="spellEnd"/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2730"/>
        <w:gridCol w:w="5640"/>
      </w:tblGrid>
      <w:tr w:rsidR="00720EBA" w14:paraId="6E69D53C" w14:textId="77777777" w:rsidTr="00720EBA">
        <w:trPr>
          <w:trHeight w:val="530"/>
        </w:trPr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3C24D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Name</w:t>
            </w:r>
          </w:p>
        </w:tc>
        <w:tc>
          <w:tcPr>
            <w:tcW w:w="5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1D51F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Description</w:t>
            </w:r>
          </w:p>
        </w:tc>
      </w:tr>
      <w:tr w:rsidR="00720EBA" w14:paraId="70ECB937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649DE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Properties</w:t>
            </w:r>
          </w:p>
        </w:tc>
      </w:tr>
      <w:tr w:rsidR="00720EBA" w14:paraId="6133C5D9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A5EA7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2529A3F9" wp14:editId="49844978">
                  <wp:extent cx="314325" cy="292100"/>
                  <wp:effectExtent l="0" t="0" r="0" b="0"/>
                  <wp:docPr id="17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5E0743" w14:textId="77777777" w:rsidR="00720EBA" w:rsidRDefault="00720EBA" w:rsidP="00720EBA">
            <w:pPr>
              <w:spacing w:line="261" w:lineRule="auto"/>
            </w:pPr>
            <w:proofErr w:type="spellStart"/>
            <w:r>
              <w:t>UserWordProgressId</w:t>
            </w:r>
            <w:proofErr w:type="spellEnd"/>
            <w:r>
              <w:t xml:space="preserve">: </w:t>
            </w:r>
            <w:proofErr w:type="spellStart"/>
            <w:r>
              <w:t>bigint</w:t>
            </w:r>
            <w:proofErr w:type="spellEnd"/>
            <w:r>
              <w:t xml:space="preserve"> (PK)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49399B" w14:textId="77777777" w:rsidR="00720EBA" w:rsidRDefault="00720EBA" w:rsidP="00720EBA">
            <w:pPr>
              <w:spacing w:line="261" w:lineRule="auto"/>
            </w:pPr>
            <w:r>
              <w:t xml:space="preserve">ID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.</w:t>
            </w:r>
            <w:r>
              <w:rPr>
                <w:rFonts w:ascii="Times New Roman" w:hAnsi="Times New Roman"/>
                <w:b w:val="0"/>
                <w:i/>
                <w:sz w:val="20"/>
              </w:rPr>
              <w:br/>
              <w:br/>
              <w:t>Bảng quan trọng nhất cho SRS Engine. Mỗi record tương ứng với 1 từ vựng của 1 người dùng. Lưu trữ toàn bộ trạng thái học tập SRS.</w:t>
            </w:r>
          </w:p>
        </w:tc>
      </w:tr>
      <w:tr w:rsidR="00720EBA" w14:paraId="75A4CC7C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A0E2B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730366E8" wp14:editId="648FC06D">
                  <wp:extent cx="314325" cy="292100"/>
                  <wp:effectExtent l="0" t="0" r="0" b="0"/>
                  <wp:docPr id="53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E5685" w14:textId="77777777" w:rsidR="00720EBA" w:rsidRDefault="00720EBA" w:rsidP="00720EBA">
            <w:pPr>
              <w:spacing w:line="261" w:lineRule="auto"/>
            </w:pPr>
            <w:proofErr w:type="spellStart"/>
            <w:r>
              <w:t>UserId</w:t>
            </w:r>
            <w:proofErr w:type="spellEnd"/>
            <w:r>
              <w:t>: int (FK)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A106C" w14:textId="77777777" w:rsidR="00720EBA" w:rsidRDefault="00720EBA" w:rsidP="00720EBA">
            <w:pPr>
              <w:spacing w:line="261" w:lineRule="auto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-&gt; Users.</w:t>
            </w:r>
            <w:r>
              <w:rPr>
                <w:rFonts w:ascii="Times New Roman" w:hAnsi="Times New Roman"/>
                <w:b w:val="0"/>
                <w:i/>
                <w:sz w:val="20"/>
              </w:rPr>
              <w:br/>
              <w:t>FK → Users. Mỗi user có ~10-500+ UserWordProgress records tùy vào tiến độ học.</w:t>
            </w:r>
          </w:p>
        </w:tc>
      </w:tr>
      <w:tr w:rsidR="00720EBA" w14:paraId="5E7D864F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5954D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proofErr w:type="spellStart"/>
            <w:r>
              <w:rPr>
                <w:b/>
              </w:rPr>
              <w:t>WordId</w:t>
            </w:r>
            <w:proofErr w:type="spellEnd"/>
            <w:r>
              <w:rPr>
                <w:b/>
              </w:rPr>
              <w:t xml:space="preserve">: int (FK) - </w:t>
            </w:r>
            <w:proofErr w:type="spellStart"/>
            <w:r>
              <w:rPr>
                <w:b/>
              </w:rPr>
              <w:t>Khóa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ngoại</w:t>
            </w:r>
            <w:proofErr w:type="spellEnd"/>
            <w:r>
              <w:rPr>
                <w:b/>
              </w:rPr>
              <w:t xml:space="preserve"> -&gt; Words.</w:t>
            </w:r>
          </w:p>
        </w:tc>
      </w:tr>
      <w:tr w:rsidR="00720EBA" w14:paraId="4BCE3FE4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966EA7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79D5F008" wp14:editId="1F666C54">
                  <wp:extent cx="304800" cy="209550"/>
                  <wp:effectExtent l="0" t="0" r="0" b="0"/>
                  <wp:docPr id="4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FA9FF" w14:textId="77777777" w:rsidR="00720EBA" w:rsidRDefault="00720EBA" w:rsidP="00720EBA">
            <w:pPr>
              <w:spacing w:line="261" w:lineRule="auto"/>
            </w:pPr>
            <w:proofErr w:type="spellStart"/>
            <w:r>
              <w:t>MasteryLevel</w:t>
            </w:r>
            <w:proofErr w:type="spellEnd"/>
            <w:r>
              <w:t>: int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997B8" w14:textId="77777777" w:rsidR="00720EBA" w:rsidRDefault="00720EBA" w:rsidP="00720EBA">
            <w:pPr>
              <w:spacing w:line="261" w:lineRule="auto"/>
            </w:pPr>
            <w:proofErr w:type="spellStart"/>
            <w:r>
              <w:t>Mức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thạo</w:t>
            </w:r>
            <w:proofErr w:type="spellEnd"/>
            <w:r>
              <w:t xml:space="preserve"> (0-5,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1). </w:t>
            </w:r>
            <w:proofErr w:type="spellStart"/>
            <w:r>
              <w:t>Tăng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đúng</w:t>
            </w:r>
            <w:proofErr w:type="spellEnd"/>
            <w:r>
              <w:t>.</w:t>
            </w:r>
            <w:r>
              <w:rPr>
                <w:rFonts w:ascii="Times New Roman" w:hAnsi="Times New Roman"/>
                <w:b w:val="0"/>
                <w:i/>
                <w:sz w:val="20"/>
              </w:rPr>
              <w:br/>
              <w:br/>
              <w:t>Các mức: 0=Chưa học, 1=Mới bắt đầu, 2=Đang học, 3=Khá, 4=Tốt, 5=Thành thạo.</w:t>
              <w:br/>
              <w:t>Tăng khi đúng (grade &gt;= 3), giảm khi sai (grade &lt;= 2).</w:t>
            </w:r>
          </w:p>
        </w:tc>
      </w:tr>
      <w:tr w:rsidR="00720EBA" w14:paraId="069CBF32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75E3B2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37568B16" wp14:editId="0E22AA28">
                  <wp:extent cx="304800" cy="209550"/>
                  <wp:effectExtent l="0" t="0" r="0" b="0"/>
                  <wp:docPr id="15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D03A6" w14:textId="77777777" w:rsidR="00720EBA" w:rsidRDefault="00720EBA" w:rsidP="00720EBA">
            <w:pPr>
              <w:spacing w:line="261" w:lineRule="auto"/>
            </w:pPr>
            <w:proofErr w:type="spellStart"/>
            <w:r>
              <w:t>EaseFactor</w:t>
            </w:r>
            <w:proofErr w:type="spellEnd"/>
            <w:r>
              <w:t>: float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1C4EE" w14:textId="77777777" w:rsidR="00720EBA" w:rsidRDefault="00720EBA" w:rsidP="00720EBA">
            <w:pPr>
              <w:spacing w:line="261" w:lineRule="auto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SRS. </w:t>
            </w:r>
            <w:proofErr w:type="spellStart"/>
            <w:r>
              <w:t>Mặc</w:t>
            </w:r>
            <w:proofErr w:type="spellEnd"/>
            <w:r>
              <w:t xml:space="preserve"> </w:t>
            </w:r>
            <w:proofErr w:type="spellStart"/>
            <w:r>
              <w:t>định</w:t>
            </w:r>
            <w:proofErr w:type="spellEnd"/>
            <w:r>
              <w:t xml:space="preserve"> 2.5.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chỉnh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rating.</w:t>
            </w:r>
            <w:r>
              <w:rPr>
                <w:rFonts w:ascii="Times New Roman" w:hAnsi="Times New Roman"/>
                <w:b w:val="0"/>
                <w:i/>
                <w:sz w:val="20"/>
              </w:rPr>
              <w:br/>
              <w:br/>
              <w:t>Công thức SM-2: EF' = EF + (0.1 - (5-grade) * (0.08 + (5-grade) * 0.02))</w:t>
              <w:br/>
              <w:t>EF không xuống dưới 1.3. Grade = Again(1), Hard(2), Good(3), Easy(4).</w:t>
              <w:br/>
              <w:t>EF càng cao → khoảng cách Interval càng dài → ôn tập ít hơn.</w:t>
            </w:r>
          </w:p>
        </w:tc>
      </w:tr>
      <w:tr w:rsidR="00720EBA" w14:paraId="61A776B6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FA7D2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62E667DE" wp14:editId="3C2B975A">
                  <wp:extent cx="304800" cy="209550"/>
                  <wp:effectExtent l="0" t="0" r="0" b="0"/>
                  <wp:docPr id="2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B60824" w14:textId="77777777" w:rsidR="00720EBA" w:rsidRDefault="00720EBA" w:rsidP="00720EBA">
            <w:pPr>
              <w:spacing w:line="261" w:lineRule="auto"/>
            </w:pPr>
            <w:proofErr w:type="spellStart"/>
            <w:r>
              <w:t>RepetitionCount</w:t>
            </w:r>
            <w:proofErr w:type="spellEnd"/>
            <w:r>
              <w:t>: int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6339A7" w14:textId="77777777" w:rsidR="00720EBA" w:rsidRDefault="00720EBA" w:rsidP="00720EBA">
            <w:pPr>
              <w:spacing w:line="261" w:lineRule="auto"/>
            </w:pP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lần</w:t>
            </w:r>
            <w:proofErr w:type="spellEnd"/>
            <w:r>
              <w:t xml:space="preserve"> </w:t>
            </w:r>
            <w:proofErr w:type="spellStart"/>
            <w:r>
              <w:t>lặp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 xml:space="preserve"> </w:t>
            </w:r>
            <w:proofErr w:type="spellStart"/>
            <w:r>
              <w:t>liên</w:t>
            </w:r>
            <w:proofErr w:type="spellEnd"/>
            <w:r>
              <w:t xml:space="preserve"> </w:t>
            </w:r>
            <w:proofErr w:type="spellStart"/>
            <w:r>
              <w:t>tiếp</w:t>
            </w:r>
            <w:proofErr w:type="spellEnd"/>
            <w:r>
              <w:t>.</w:t>
            </w:r>
            <w:r>
              <w:rPr>
                <w:rFonts w:ascii="Times New Roman" w:hAnsi="Times New Roman"/>
                <w:b w:val="0"/>
                <w:i/>
                <w:sz w:val="20"/>
              </w:rPr>
              <w:br/>
              <w:br/>
              <w:t>Số lần đánh giá 'Good' hoặc 'Easy' liên tiếp. Reset về 0 khi đánh giá 'Again'. Dùng để tính Interval: 0→1, 1→6, ≥2→previous * EF.</w:t>
            </w:r>
          </w:p>
        </w:tc>
      </w:tr>
      <w:tr w:rsidR="00720EBA" w14:paraId="4458A6EA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82030C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6F5A1A27" wp14:editId="6EAA4ECA">
                  <wp:extent cx="304800" cy="209550"/>
                  <wp:effectExtent l="0" t="0" r="0" b="0"/>
                  <wp:docPr id="46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BBE8E2" w14:textId="77777777" w:rsidR="00720EBA" w:rsidRDefault="00720EBA" w:rsidP="00720EBA">
            <w:pPr>
              <w:spacing w:line="261" w:lineRule="auto"/>
            </w:pPr>
            <w:proofErr w:type="spellStart"/>
            <w:r>
              <w:t>MemoryStatus</w:t>
            </w:r>
            <w:proofErr w:type="spellEnd"/>
            <w:r>
              <w:t xml:space="preserve">: </w:t>
            </w:r>
            <w:proofErr w:type="spellStart"/>
            <w:r>
              <w:t>nvarchar</w:t>
            </w:r>
            <w:proofErr w:type="spellEnd"/>
            <w:r>
              <w:t>(20)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1F3F4" w14:textId="77777777" w:rsidR="00720EBA" w:rsidRDefault="00720EBA" w:rsidP="00720EBA">
            <w:pPr>
              <w:spacing w:line="261" w:lineRule="auto"/>
            </w:pP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nhớ</w:t>
            </w:r>
            <w:proofErr w:type="spellEnd"/>
            <w:r>
              <w:t>: "Learning", "Reviewing", "Mastered".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br/>
              <w:br/>
              <w:t>Learning: Đang học lần đầu (cần ôn tập thường xuyên).</w:t>
              <w:br/>
              <w:t>Reviewing: Đã học qua, đang trong giai đoạn ôn tập (Interval từ 1-30 ngày).</w:t>
              <w:br/>
              <w:t>Mastered: Đã thành thạo (đạt 4+ lần đúng liên tiếp, Interval ≥ 60 ngày).</w:t>
              <w:br/>
              <w:br/>
              <w:t>Cơ chế chuyển trạng thái:</w:t>
              <w:br/>
              <w:t xml:space="preserve">  Learning → Reviewing: sau 2 lần đúng liên tiếp</w:t>
              <w:br/>
              <w:t xml:space="preserve">  Reviewing → Mastered: sau 4 lần đúng liên tiếp</w:t>
              <w:br/>
              <w:t xml:space="preserve">  Bất kỳ → Learning: khi đánh giá 'Again' (sai)</w:t>
            </w:r>
          </w:p>
        </w:tc>
      </w:tr>
    </w:tbl>
    <w:p w14:paraId="18083F98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64" w:name="_heading=h.gnn4fjm5m0tt" w:colFirst="0" w:colLast="0"/>
      <w:bookmarkStart w:id="65" w:name="_Toc233126429"/>
      <w:bookmarkStart w:id="66" w:name="_Toc233126458"/>
      <w:bookmarkEnd w:id="64"/>
      <w:proofErr w:type="spellStart"/>
      <w:r>
        <w:t>UserWordProgress</w:t>
      </w:r>
      <w:proofErr w:type="spellEnd"/>
      <w:r>
        <w:t xml:space="preserve"> (SRS Engine)</w:t>
      </w:r>
      <w:bookmarkEnd w:id="65"/>
      <w:bookmarkEnd w:id="66"/>
    </w:p>
    <w:tbl>
      <w:tblPr>
        <w:tblW w:w="907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4"/>
        <w:gridCol w:w="2730"/>
        <w:gridCol w:w="5640"/>
      </w:tblGrid>
      <w:tr w:rsidR="00720EBA" w14:paraId="6A6F1216" w14:textId="77777777" w:rsidTr="00720EBA">
        <w:trPr>
          <w:trHeight w:val="530"/>
        </w:trPr>
        <w:tc>
          <w:tcPr>
            <w:tcW w:w="34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C62DE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Name</w:t>
            </w:r>
          </w:p>
        </w:tc>
        <w:tc>
          <w:tcPr>
            <w:tcW w:w="564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00008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E99E6A" w14:textId="77777777" w:rsidR="00720EBA" w:rsidRDefault="00720EBA" w:rsidP="00720EBA">
            <w:pPr>
              <w:spacing w:before="40" w:after="40" w:line="340" w:lineRule="auto"/>
              <w:rPr>
                <w:b/>
                <w:i/>
                <w:color w:val="FFFFFF"/>
              </w:rPr>
            </w:pPr>
            <w:r>
              <w:rPr>
                <w:b/>
                <w:i/>
                <w:color w:val="FFFFFF"/>
              </w:rPr>
              <w:t>Description</w:t>
            </w:r>
          </w:p>
        </w:tc>
      </w:tr>
      <w:tr w:rsidR="00720EBA" w14:paraId="5729777A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15BE11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Properties</w:t>
            </w:r>
          </w:p>
        </w:tc>
      </w:tr>
      <w:tr w:rsidR="00720EBA" w14:paraId="4C41913C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97356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169D88B5" wp14:editId="34923BD5">
                  <wp:extent cx="314325" cy="292100"/>
                  <wp:effectExtent l="0" t="0" r="0" b="0"/>
                  <wp:docPr id="35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2A9949" w14:textId="77777777" w:rsidR="00720EBA" w:rsidRDefault="00720EBA" w:rsidP="00720EBA">
            <w:pPr>
              <w:spacing w:line="261" w:lineRule="auto"/>
            </w:pPr>
            <w:proofErr w:type="spellStart"/>
            <w:r>
              <w:t>MiniTestId</w:t>
            </w:r>
            <w:proofErr w:type="spellEnd"/>
            <w:r>
              <w:t>: int (PK)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766DB" w14:textId="77777777" w:rsidR="00720EBA" w:rsidRDefault="00720EBA" w:rsidP="00720EBA">
            <w:pPr>
              <w:spacing w:line="261" w:lineRule="auto"/>
            </w:pPr>
            <w:r>
              <w:t xml:space="preserve">ID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tăng</w:t>
            </w:r>
            <w:proofErr w:type="spellEnd"/>
            <w:r>
              <w:t xml:space="preserve">, </w:t>
            </w: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chính</w:t>
            </w:r>
            <w:proofErr w:type="spellEnd"/>
            <w:r>
              <w:t>.</w:t>
            </w:r>
            <w:r>
              <w:rPr>
                <w:rFonts w:ascii="Times New Roman" w:hAnsi="Times New Roman"/>
                <w:b w:val="0"/>
                <w:i/>
                <w:sz w:val="20"/>
              </w:rPr>
              <w:br/>
              <w:br/>
              <w:t>Bảng MiniTests quản lý các bài kiểm tra nhanh do Admin/Creator tạo. Mỗi bài test có N câu hỏi (N=5-20) được liên kết qua bảng MiniTestItems.</w:t>
            </w:r>
          </w:p>
        </w:tc>
      </w:tr>
      <w:tr w:rsidR="00720EBA" w14:paraId="6291C730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6D950C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690E1712" wp14:editId="5C97EC52">
                  <wp:extent cx="314325" cy="292100"/>
                  <wp:effectExtent l="0" t="0" r="0" b="0"/>
                  <wp:docPr id="59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B691" w14:textId="77777777" w:rsidR="00720EBA" w:rsidRDefault="00720EBA" w:rsidP="00720EBA">
            <w:pPr>
              <w:spacing w:line="261" w:lineRule="auto"/>
            </w:pPr>
            <w:r>
              <w:t xml:space="preserve">Title: </w:t>
            </w:r>
            <w:proofErr w:type="spellStart"/>
            <w:r>
              <w:t>nvarchar</w:t>
            </w:r>
            <w:proofErr w:type="spellEnd"/>
            <w:r>
              <w:t>(255)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979DE8" w14:textId="77777777" w:rsidR="00720EBA" w:rsidRDefault="00720EBA" w:rsidP="00720EBA">
            <w:pPr>
              <w:spacing w:line="261" w:lineRule="auto"/>
            </w:pP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MiniTest</w:t>
            </w:r>
            <w:proofErr w:type="spellEnd"/>
            <w:r>
              <w:t>.</w:t>
            </w:r>
          </w:p>
        </w:tc>
      </w:tr>
      <w:tr w:rsidR="00720EBA" w14:paraId="23C349F0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36A96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4B51FD60" wp14:editId="237221D2">
                  <wp:extent cx="314325" cy="292100"/>
                  <wp:effectExtent l="0" t="0" r="0" b="0"/>
                  <wp:docPr id="4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6CB06A" w14:textId="77777777" w:rsidR="00720EBA" w:rsidRDefault="00720EBA" w:rsidP="00720EBA">
            <w:pPr>
              <w:spacing w:line="261" w:lineRule="auto"/>
            </w:pPr>
            <w:r>
              <w:t xml:space="preserve">Description: </w:t>
            </w:r>
            <w:proofErr w:type="spellStart"/>
            <w:r>
              <w:t>nvarchar</w:t>
            </w:r>
            <w:proofErr w:type="spellEnd"/>
            <w:r>
              <w:t>(1000)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8CDFD" w14:textId="77777777" w:rsidR="00720EBA" w:rsidRDefault="00720EBA" w:rsidP="00720EBA">
            <w:pPr>
              <w:spacing w:line="261" w:lineRule="auto"/>
            </w:pPr>
            <w:proofErr w:type="spellStart"/>
            <w:r>
              <w:t>Mô</w:t>
            </w:r>
            <w:proofErr w:type="spellEnd"/>
            <w:r>
              <w:t xml:space="preserve"> </w:t>
            </w:r>
            <w:proofErr w:type="spellStart"/>
            <w:r>
              <w:t>tả</w:t>
            </w:r>
            <w:proofErr w:type="spellEnd"/>
            <w:r>
              <w:t xml:space="preserve"> </w:t>
            </w: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>.</w:t>
            </w:r>
          </w:p>
        </w:tc>
      </w:tr>
      <w:tr w:rsidR="00720EBA" w14:paraId="66BE3864" w14:textId="77777777" w:rsidTr="00720EBA">
        <w:trPr>
          <w:trHeight w:val="886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84CAA" w14:textId="77777777" w:rsidR="00720EBA" w:rsidRDefault="00720EBA" w:rsidP="00720EBA">
            <w:r>
              <w:rPr>
                <w:noProof/>
              </w:rPr>
              <w:lastRenderedPageBreak/>
              <w:drawing>
                <wp:inline distT="114300" distB="114300" distL="114300" distR="114300" wp14:anchorId="6C8835E0" wp14:editId="4087C23E">
                  <wp:extent cx="314325" cy="292100"/>
                  <wp:effectExtent l="0" t="0" r="0" b="0"/>
                  <wp:docPr id="18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2921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1CC61" w14:textId="77777777" w:rsidR="00720EBA" w:rsidRDefault="00720EBA" w:rsidP="00720EBA">
            <w:pPr>
              <w:spacing w:line="261" w:lineRule="auto"/>
            </w:pPr>
            <w:proofErr w:type="spellStart"/>
            <w:r>
              <w:t>TopicId</w:t>
            </w:r>
            <w:proofErr w:type="spellEnd"/>
            <w:r>
              <w:t>: int (FK)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2A8F09" w14:textId="77777777" w:rsidR="00720EBA" w:rsidRDefault="00720EBA" w:rsidP="00720EBA">
            <w:pPr>
              <w:spacing w:line="261" w:lineRule="auto"/>
            </w:pPr>
            <w:proofErr w:type="spellStart"/>
            <w:r>
              <w:t>Khóa</w:t>
            </w:r>
            <w:proofErr w:type="spellEnd"/>
            <w:r>
              <w:t xml:space="preserve"> </w:t>
            </w:r>
            <w:proofErr w:type="spellStart"/>
            <w:r>
              <w:t>ngoại</w:t>
            </w:r>
            <w:proofErr w:type="spellEnd"/>
            <w:r>
              <w:t xml:space="preserve"> -&gt; Topics. </w:t>
            </w:r>
            <w:proofErr w:type="spellStart"/>
            <w:r>
              <w:t>Chủ</w:t>
            </w:r>
            <w:proofErr w:type="spellEnd"/>
            <w:r>
              <w:t xml:space="preserve"> </w:t>
            </w:r>
            <w:proofErr w:type="spellStart"/>
            <w:r>
              <w:t>đề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>.</w:t>
            </w:r>
            <w:r>
              <w:rPr>
                <w:rFonts w:ascii="Times New Roman" w:hAnsi="Times New Roman"/>
                <w:b w:val="0"/>
                <w:i/>
                <w:sz w:val="20"/>
              </w:rPr>
              <w:br/>
              <w:t>FK → Topics. Mỗi MiniTest thuộc một chủ đề cụ thể, giúp người học kiểm tra kiến thức theo từng chủ đề TOEIC.</w:t>
            </w:r>
          </w:p>
        </w:tc>
      </w:tr>
      <w:tr w:rsidR="00720EBA" w14:paraId="7944122D" w14:textId="77777777" w:rsidTr="00720EBA">
        <w:trPr>
          <w:trHeight w:val="530"/>
        </w:trPr>
        <w:tc>
          <w:tcPr>
            <w:tcW w:w="9074" w:type="dxa"/>
            <w:gridSpan w:val="3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6324A" w14:textId="77777777" w:rsidR="00720EBA" w:rsidRDefault="00720EBA" w:rsidP="00720EBA">
            <w:pPr>
              <w:spacing w:before="40" w:after="40" w:line="340" w:lineRule="auto"/>
              <w:rPr>
                <w:b/>
              </w:rPr>
            </w:pPr>
            <w:r>
              <w:rPr>
                <w:b/>
              </w:rPr>
              <w:t>Method</w:t>
            </w:r>
          </w:p>
        </w:tc>
      </w:tr>
      <w:tr w:rsidR="00720EBA" w14:paraId="1FAEA6AB" w14:textId="77777777" w:rsidTr="00720EBA">
        <w:trPr>
          <w:trHeight w:val="770"/>
        </w:trPr>
        <w:tc>
          <w:tcPr>
            <w:tcW w:w="704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A4B9F" w14:textId="77777777" w:rsidR="00720EBA" w:rsidRDefault="00720EBA" w:rsidP="00720EBA">
            <w:r>
              <w:rPr>
                <w:noProof/>
              </w:rPr>
              <w:drawing>
                <wp:inline distT="114300" distB="114300" distL="114300" distR="114300" wp14:anchorId="3333A5B5" wp14:editId="5F68DAC8">
                  <wp:extent cx="304800" cy="209550"/>
                  <wp:effectExtent l="0" t="0" r="0" b="0"/>
                  <wp:docPr id="27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2095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3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3F598" w14:textId="77777777" w:rsidR="00720EBA" w:rsidRDefault="00720EBA" w:rsidP="00720EBA">
            <w:pPr>
              <w:spacing w:line="261" w:lineRule="auto"/>
            </w:pPr>
            <w:proofErr w:type="spellStart"/>
            <w:r>
              <w:t>getQuestions</w:t>
            </w:r>
            <w:proofErr w:type="spellEnd"/>
            <w:r>
              <w:t>(): Question[]</w:t>
            </w:r>
          </w:p>
        </w:tc>
        <w:tc>
          <w:tcPr>
            <w:tcW w:w="564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E1921A" w14:textId="77777777" w:rsidR="00720EBA" w:rsidRDefault="00720EBA" w:rsidP="00720EBA">
            <w:pPr>
              <w:spacing w:line="261" w:lineRule="auto"/>
            </w:pPr>
            <w:proofErr w:type="spellStart"/>
            <w:r>
              <w:t>Lấy</w:t>
            </w:r>
            <w:proofErr w:type="spellEnd"/>
            <w:r>
              <w:t xml:space="preserve"> </w:t>
            </w:r>
            <w:proofErr w:type="spellStart"/>
            <w:r>
              <w:t>danh</w:t>
            </w:r>
            <w:proofErr w:type="spellEnd"/>
            <w:r>
              <w:t xml:space="preserve"> </w:t>
            </w:r>
            <w:proofErr w:type="spellStart"/>
            <w:r>
              <w:t>sách</w:t>
            </w:r>
            <w:proofErr w:type="spellEnd"/>
            <w:r>
              <w:t xml:space="preserve"> </w:t>
            </w:r>
            <w:proofErr w:type="spellStart"/>
            <w:r>
              <w:t>câu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(qua </w:t>
            </w:r>
            <w:proofErr w:type="spellStart"/>
            <w:r>
              <w:t>bảng</w:t>
            </w:r>
            <w:proofErr w:type="spellEnd"/>
            <w:r>
              <w:t xml:space="preserve"> </w:t>
            </w:r>
            <w:proofErr w:type="spellStart"/>
            <w:r>
              <w:t>MiniTestItems</w:t>
            </w:r>
            <w:proofErr w:type="spellEnd"/>
            <w:r>
              <w:t>).</w:t>
            </w:r>
          </w:p>
          <w:p>
            <w:r>
              <w:rPr>
                <w:rFonts w:ascii="Times New Roman" w:hAnsi="Times New Roman"/>
                <w:b w:val="0"/>
                <w:i w:val="0"/>
                <w:sz w:val="20"/>
              </w:rPr>
              <w:br/>
              <w:br/>
              <w:t>Pseudo-code:</w:t>
              <w:br/>
              <w:t>1. SELECT q.* FROM MiniTestItems mti</w:t>
              <w:br/>
              <w:t xml:space="preserve">   JOIN Questions q ON mti.QuestionId = q.QuestionId</w:t>
              <w:br/>
              <w:t xml:space="preserve">   WHERE mti.MiniTestId = @miniTestId AND q.ContentStatus = 'Published'</w:t>
              <w:br/>
              <w:t>2. Trộn ngẫu nhiên thứ tự câu hỏi</w:t>
              <w:br/>
              <w:t>3. Với mỗi câu hỏi, kiểm tra user đã làm chưa (nếu có userId)</w:t>
              <w:br/>
              <w:t>4. Return: [{ questionId, questionType, questionText, options, correctAnswer?, explanation, userAttempted? }]</w:t>
              <w:br/>
              <w:br/>
              <w:t>Loại câu hỏi hỗ trợ:</w:t>
              <w:br/>
              <w:t>- MCQ: Multiple Choice (4 options)</w:t>
              <w:br/>
              <w:t>- FillBlank: Điền từ vào chỗ trống</w:t>
              <w:br/>
              <w:t>- DragDrop: Sắp xếp từ thành câu hoàn chỉnh</w:t>
              <w:br/>
              <w:t>- Dictation: Nghe và viết lại</w:t>
            </w:r>
          </w:p>
        </w:tc>
      </w:tr>
    </w:tbl>
    <w:p w14:paraId="0A3CC2F2" w14:textId="77777777" w:rsidR="00720EBA" w:rsidRDefault="00720EBA" w:rsidP="00720EBA">
      <w:pPr>
        <w:pStyle w:val="Heading3"/>
        <w:keepLines w:val="0"/>
        <w:numPr>
          <w:ilvl w:val="2"/>
          <w:numId w:val="0"/>
        </w:numPr>
        <w:tabs>
          <w:tab w:val="left" w:pos="0"/>
          <w:tab w:val="left" w:pos="576"/>
          <w:tab w:val="left" w:pos="720"/>
        </w:tabs>
        <w:spacing w:before="240" w:after="60" w:line="288" w:lineRule="auto"/>
        <w:ind w:left="2160" w:hanging="360"/>
      </w:pPr>
      <w:bookmarkStart w:id="67" w:name="_heading=h.sqkebe4wtiht" w:colFirst="0" w:colLast="0"/>
      <w:bookmarkEnd w:id="67"/>
    </w:p>
    <w:p w14:paraId="580F62B4" w14:textId="77777777" w:rsidR="00720EBA" w:rsidRPr="00720EBA" w:rsidRDefault="00720EBA" w:rsidP="00720EBA">
      <w:pPr>
        <w:pStyle w:val="Heading1"/>
      </w:pPr>
      <w:bookmarkStart w:id="68" w:name="_heading=h.3znysh7" w:colFirst="0" w:colLast="0"/>
      <w:bookmarkStart w:id="69" w:name="_Toc233126430"/>
      <w:bookmarkStart w:id="70" w:name="_Toc233126459"/>
      <w:bookmarkEnd w:id="68"/>
      <w:r w:rsidRPr="00720EBA">
        <w:lastRenderedPageBreak/>
        <w:t>THIẾT KẾ DỮ LIỆU</w:t>
      </w:r>
      <w:bookmarkEnd w:id="69"/>
      <w:bookmarkEnd w:id="70"/>
    </w:p>
    <w:p w14:paraId="614A7459" w14:textId="77777777" w:rsidR="00720EBA" w:rsidRDefault="00720EBA" w:rsidP="00720EBA">
      <w:r>
        <w:rPr>
          <w:noProof/>
        </w:rPr>
        <w:drawing>
          <wp:inline distT="114300" distB="114300" distL="114300" distR="114300" wp14:anchorId="549E162D" wp14:editId="4FC5AF49">
            <wp:extent cx="5852160" cy="983676"/>
            <wp:effectExtent l="0" t="0" r="0" b="0"/>
            <wp:docPr id="31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9836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5E55D3" w14:textId="77777777" w:rsidR="00720EBA" w:rsidRDefault="00720EBA" w:rsidP="00720EBA">
      <w:pPr>
        <w:pStyle w:val="Heading1"/>
      </w:pPr>
      <w:bookmarkStart w:id="71" w:name="_heading=h.2et92p0" w:colFirst="0" w:colLast="0"/>
      <w:bookmarkStart w:id="72" w:name="_heading=h.tyjcwt" w:colFirst="0" w:colLast="0"/>
      <w:bookmarkStart w:id="73" w:name="_Toc233126431"/>
      <w:bookmarkStart w:id="74" w:name="_Toc233126460"/>
      <w:bookmarkEnd w:id="71"/>
      <w:bookmarkEnd w:id="72"/>
      <w:r w:rsidRPr="00720EBA">
        <w:lastRenderedPageBreak/>
        <w:t>THIẾT KẾ GIAO DIỆN NGƯỜI DÙNG</w:t>
      </w:r>
      <w:bookmarkEnd w:id="73"/>
      <w:bookmarkEnd w:id="74"/>
    </w:p>
    <w:p w14:paraId="3E0F2AD0" w14:textId="77777777" w:rsidR="00720EBA" w:rsidRDefault="00720EBA" w:rsidP="00720EBA">
      <w:pPr>
        <w:pStyle w:val="Heading2"/>
        <w:keepNext/>
        <w:tabs>
          <w:tab w:val="left" w:pos="720"/>
        </w:tabs>
        <w:autoSpaceDE/>
        <w:autoSpaceDN/>
        <w:spacing w:before="240" w:after="60" w:line="288" w:lineRule="auto"/>
        <w:ind w:left="1440" w:hanging="360"/>
      </w:pPr>
      <w:bookmarkStart w:id="75" w:name="_heading=h.uu8ryi9cis0n" w:colFirst="0" w:colLast="0"/>
      <w:bookmarkStart w:id="76" w:name="_Toc233126432"/>
      <w:bookmarkStart w:id="77" w:name="_Toc233126461"/>
      <w:bookmarkEnd w:id="75"/>
      <w:r>
        <w:t>Trang Dashboard (User) &amp; Landing Page</w:t>
      </w:r>
      <w:bookmarkEnd w:id="76"/>
      <w:bookmarkEnd w:id="77"/>
    </w:p>
    <w:p w14:paraId="66EA3904" w14:textId="77777777" w:rsidR="00720EBA" w:rsidRDefault="00720EBA" w:rsidP="00720EBA">
      <w:r>
        <w:rPr>
          <w:noProof/>
        </w:rPr>
        <w:drawing>
          <wp:inline distT="114300" distB="114300" distL="114300" distR="114300" wp14:anchorId="6DE275C8" wp14:editId="23CD79EF">
            <wp:extent cx="5852160" cy="2962694"/>
            <wp:effectExtent l="0" t="0" r="0" b="0"/>
            <wp:docPr id="37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62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9A334F" w14:textId="77777777" w:rsidR="00720EBA" w:rsidRDefault="00720EBA" w:rsidP="00720EBA">
      <w:pPr>
        <w:pStyle w:val="Heading2"/>
        <w:keepNext/>
        <w:tabs>
          <w:tab w:val="left" w:pos="720"/>
        </w:tabs>
        <w:autoSpaceDE/>
        <w:autoSpaceDN/>
        <w:spacing w:before="240" w:after="60" w:line="288" w:lineRule="auto"/>
        <w:ind w:left="1440" w:hanging="360"/>
      </w:pPr>
      <w:bookmarkStart w:id="78" w:name="_heading=h.2fy6tkx0wa53" w:colFirst="0" w:colLast="0"/>
      <w:bookmarkStart w:id="79" w:name="_Toc233126433"/>
      <w:bookmarkStart w:id="80" w:name="_Toc233126462"/>
      <w:bookmarkEnd w:id="78"/>
      <w:r>
        <w:t xml:space="preserve">Popup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bookmarkEnd w:id="79"/>
      <w:bookmarkEnd w:id="80"/>
      <w:proofErr w:type="spellEnd"/>
    </w:p>
    <w:p w14:paraId="30AF23E9" w14:textId="77777777" w:rsidR="00720EBA" w:rsidRDefault="00720EBA" w:rsidP="00720EBA">
      <w:pPr>
        <w:jc w:val="center"/>
      </w:pPr>
      <w:r>
        <w:rPr>
          <w:noProof/>
        </w:rPr>
        <w:drawing>
          <wp:inline distT="114300" distB="114300" distL="114300" distR="114300" wp14:anchorId="1CCB9E78" wp14:editId="4A8B1080">
            <wp:extent cx="5531817" cy="6400800"/>
            <wp:effectExtent l="0" t="0" r="0" b="0"/>
            <wp:docPr id="33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31817" cy="6400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015CB0" w14:textId="77777777" w:rsidR="00720EBA" w:rsidRDefault="00720EBA" w:rsidP="00720EBA">
      <w:pPr>
        <w:jc w:val="center"/>
      </w:pPr>
    </w:p>
    <w:p w14:paraId="314DAADF" w14:textId="77777777" w:rsidR="00720EBA" w:rsidRDefault="00720EBA" w:rsidP="00720EBA">
      <w:pPr>
        <w:pStyle w:val="Heading2"/>
        <w:keepNext/>
        <w:tabs>
          <w:tab w:val="left" w:pos="720"/>
        </w:tabs>
        <w:autoSpaceDE/>
        <w:autoSpaceDN/>
        <w:spacing w:before="240" w:after="60" w:line="288" w:lineRule="auto"/>
        <w:ind w:left="1440" w:hanging="360"/>
      </w:pPr>
      <w:bookmarkStart w:id="81" w:name="_heading=h.rx0j8pvovnk1" w:colFirst="0" w:colLast="0"/>
      <w:bookmarkStart w:id="82" w:name="_Toc233126434"/>
      <w:bookmarkStart w:id="83" w:name="_Toc233126463"/>
      <w:bookmarkEnd w:id="81"/>
      <w:r>
        <w:lastRenderedPageBreak/>
        <w:t xml:space="preserve">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proofErr w:type="spellEnd"/>
      <w:r>
        <w:t xml:space="preserve"> Flashcard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thẻ</w:t>
      </w:r>
      <w:proofErr w:type="spellEnd"/>
      <w:r>
        <w:t xml:space="preserve"> SRS </w:t>
      </w:r>
      <w:proofErr w:type="spellStart"/>
      <w:r>
        <w:t>và</w:t>
      </w:r>
      <w:proofErr w:type="spellEnd"/>
      <w:r>
        <w:t xml:space="preserve"> 4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(Again/Hard/Good/Easy)</w:t>
      </w:r>
      <w:bookmarkEnd w:id="82"/>
      <w:bookmarkEnd w:id="83"/>
    </w:p>
    <w:p w14:paraId="0BA10C2D" w14:textId="77777777" w:rsidR="00720EBA" w:rsidRDefault="00720EBA" w:rsidP="00720EBA">
      <w:pPr>
        <w:jc w:val="center"/>
      </w:pPr>
      <w:r>
        <w:rPr>
          <w:noProof/>
        </w:rPr>
        <w:drawing>
          <wp:inline distT="114300" distB="114300" distL="114300" distR="114300" wp14:anchorId="5404CD19" wp14:editId="573D26AD">
            <wp:extent cx="5852160" cy="6234461"/>
            <wp:effectExtent l="0" t="0" r="0" b="0"/>
            <wp:docPr id="4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62344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5CC1B0" w14:textId="77777777" w:rsidR="00720EBA" w:rsidRDefault="00720EBA" w:rsidP="00720EBA">
      <w:pPr>
        <w:pStyle w:val="Heading2"/>
        <w:keepNext/>
        <w:tabs>
          <w:tab w:val="left" w:pos="720"/>
        </w:tabs>
        <w:autoSpaceDE/>
        <w:autoSpaceDN/>
        <w:spacing w:before="240" w:after="60" w:line="288" w:lineRule="auto"/>
        <w:ind w:left="1440" w:hanging="360"/>
      </w:pPr>
      <w:bookmarkStart w:id="84" w:name="_heading=h.dqzeib24qb5x" w:colFirst="0" w:colLast="0"/>
      <w:bookmarkStart w:id="85" w:name="_Toc233126435"/>
      <w:bookmarkStart w:id="86" w:name="_Toc233126464"/>
      <w:bookmarkEnd w:id="84"/>
      <w:r>
        <w:t xml:space="preserve">Giao </w:t>
      </w:r>
      <w:proofErr w:type="spellStart"/>
      <w:r>
        <w:t>diện</w:t>
      </w:r>
      <w:proofErr w:type="spellEnd"/>
      <w:r>
        <w:t xml:space="preserve"> Mini Test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trắc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bookmarkEnd w:id="85"/>
      <w:bookmarkEnd w:id="86"/>
      <w:proofErr w:type="spellEnd"/>
    </w:p>
    <w:p w14:paraId="4D7F3E46" w14:textId="77777777" w:rsidR="00720EBA" w:rsidRDefault="00720EBA" w:rsidP="00720EBA">
      <w:r>
        <w:rPr>
          <w:noProof/>
        </w:rPr>
        <w:drawing>
          <wp:inline distT="114300" distB="114300" distL="114300" distR="114300" wp14:anchorId="60019895" wp14:editId="38476EE3">
            <wp:extent cx="5852160" cy="1189408"/>
            <wp:effectExtent l="0" t="0" r="0" b="0"/>
            <wp:docPr id="6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894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84EC42" w14:textId="77777777" w:rsidR="00720EBA" w:rsidRDefault="00720EBA" w:rsidP="00720EBA">
      <w:pPr>
        <w:pStyle w:val="Heading2"/>
        <w:keepNext/>
        <w:tabs>
          <w:tab w:val="left" w:pos="720"/>
        </w:tabs>
        <w:autoSpaceDE/>
        <w:autoSpaceDN/>
        <w:spacing w:before="240" w:after="60" w:line="288" w:lineRule="auto"/>
        <w:ind w:left="1440" w:hanging="360"/>
      </w:pPr>
      <w:bookmarkStart w:id="87" w:name="_heading=h.ucwxjx401vzb" w:colFirst="0" w:colLast="0"/>
      <w:bookmarkStart w:id="88" w:name="_Toc233126436"/>
      <w:bookmarkStart w:id="89" w:name="_Toc233126465"/>
      <w:bookmarkEnd w:id="87"/>
      <w:r>
        <w:lastRenderedPageBreak/>
        <w:t xml:space="preserve">Dialog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vựng</w:t>
      </w:r>
      <w:bookmarkEnd w:id="88"/>
      <w:bookmarkEnd w:id="89"/>
      <w:proofErr w:type="spellEnd"/>
    </w:p>
    <w:sdt>
      <w:sdtPr>
        <w:tag w:val="goog_rdk_3"/>
        <w:id w:val="-1273241865"/>
      </w:sdtPr>
      <w:sdtEndPr/>
      <w:sdtContent>
        <w:p w14:paraId="776857DF" w14:textId="77777777" w:rsidR="00720EBA" w:rsidRDefault="00720EBA" w:rsidP="00720EBA">
          <w:pPr>
            <w:rPr>
              <w:ins w:id="90" w:author="Huyen Nguyen" w:date="2021-01-06T10:05:00Z"/>
            </w:rPr>
          </w:pPr>
          <w:r>
            <w:rPr>
              <w:noProof/>
            </w:rPr>
            <w:drawing>
              <wp:inline distT="114300" distB="114300" distL="114300" distR="114300" wp14:anchorId="2775BD61" wp14:editId="6AEEED94">
                <wp:extent cx="5759775" cy="1104900"/>
                <wp:effectExtent l="0" t="0" r="0" b="0"/>
                <wp:docPr id="61" name="image9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59775" cy="11049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  <w:sdt>
            <w:sdtPr>
              <w:tag w:val="goog_rdk_2"/>
              <w:id w:val="2018653394"/>
            </w:sdtPr>
            <w:sdtEndPr/>
            <w:sdtContent/>
          </w:sdt>
        </w:p>
      </w:sdtContent>
    </w:sdt>
    <w:p w14:paraId="78FFF32E" w14:textId="77777777" w:rsidR="00720EBA" w:rsidRDefault="00720EBA" w:rsidP="00720EBA">
      <w:pPr>
        <w:pStyle w:val="Heading2"/>
        <w:keepNext/>
        <w:tabs>
          <w:tab w:val="left" w:pos="720"/>
        </w:tabs>
        <w:autoSpaceDE/>
        <w:autoSpaceDN/>
        <w:spacing w:before="240" w:after="60" w:line="288" w:lineRule="auto"/>
        <w:ind w:left="1440" w:hanging="360"/>
      </w:pPr>
      <w:bookmarkStart w:id="91" w:name="_heading=h.7j7oyrftjb6k" w:colFirst="0" w:colLast="0"/>
      <w:bookmarkStart w:id="92" w:name="_Toc233126437"/>
      <w:bookmarkStart w:id="93" w:name="_Toc233126466"/>
      <w:bookmarkEnd w:id="91"/>
      <w:r>
        <w:t xml:space="preserve">Trang Quản </w:t>
      </w:r>
      <w:proofErr w:type="spellStart"/>
      <w:r>
        <w:t>trị</w:t>
      </w:r>
      <w:proofErr w:type="spellEnd"/>
      <w:r>
        <w:t xml:space="preserve"> (Admin Dashboard &amp; CRUD)</w:t>
      </w:r>
      <w:bookmarkEnd w:id="92"/>
      <w:bookmarkEnd w:id="93"/>
    </w:p>
    <w:p w14:paraId="0E211E94" w14:textId="77777777" w:rsidR="00720EBA" w:rsidRDefault="00720EBA" w:rsidP="00720EBA">
      <w:pPr>
        <w:jc w:val="center"/>
      </w:pPr>
      <w:r>
        <w:rPr>
          <w:noProof/>
        </w:rPr>
        <w:drawing>
          <wp:inline distT="114300" distB="114300" distL="114300" distR="114300" wp14:anchorId="6B1D4192" wp14:editId="5C697327">
            <wp:extent cx="5852160" cy="4499153"/>
            <wp:effectExtent l="0" t="0" r="0" b="0"/>
            <wp:docPr id="6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4991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9ED8C7" w14:textId="77777777" w:rsidR="00720EBA" w:rsidRPr="00720EBA" w:rsidRDefault="00720EBA" w:rsidP="00720EBA">
      <w:pPr>
        <w:jc w:val="both"/>
      </w:pPr>
    </w:p>
    <w:p w14:paraId="13EF08F0" w14:textId="77777777" w:rsidR="00720EBA" w:rsidRDefault="00720EBA" w:rsidP="00720EBA">
      <w:pPr>
        <w:jc w:val="center"/>
        <w:rPr>
          <w:i/>
        </w:rPr>
      </w:pPr>
    </w:p>
    <w:p w14:paraId="54368CF8" w14:textId="77777777" w:rsidR="00720EBA" w:rsidRDefault="00720EBA" w:rsidP="00720EBA">
      <w:pPr>
        <w:jc w:val="center"/>
        <w:rPr>
          <w:i/>
        </w:rPr>
        <w:sectPr w:rsidR="00720EBA" w:rsidSect="00720EBA">
          <w:pgSz w:w="11907" w:h="16840"/>
          <w:pgMar w:top="1133" w:right="1133" w:bottom="1700" w:left="1133" w:header="720" w:footer="720" w:gutter="0"/>
          <w:cols w:space="720"/>
          <w:docGrid w:linePitch="272"/>
        </w:sectPr>
      </w:pPr>
    </w:p>
    <w:p w14:paraId="4BCADF42" w14:textId="77777777" w:rsidR="00720EBA" w:rsidRDefault="00720EBA" w:rsidP="000852BB">
      <w:pPr>
        <w:jc w:val="center"/>
        <w:sectPr w:rsidR="00720EBA" w:rsidSect="000852BB">
          <w:pgSz w:w="11907" w:h="16840"/>
          <w:pgMar w:top="1133" w:right="1133" w:bottom="1700" w:left="1133" w:header="720" w:footer="720" w:gutter="0"/>
          <w:cols w:space="720"/>
          <w:docGrid w:linePitch="272"/>
        </w:sectPr>
      </w:pPr>
    </w:p>
    <w:p w14:paraId="40E3C6A9" w14:textId="77777777" w:rsidR="000852BB" w:rsidRDefault="000852BB" w:rsidP="000852BB">
      <w:pPr>
        <w:jc w:val="both"/>
        <w:rPr>
          <w:b/>
        </w:rPr>
      </w:pPr>
    </w:p>
    <w:p w14:paraId="7D491982" w14:textId="77777777" w:rsidR="00C54633" w:rsidRPr="00C54633" w:rsidRDefault="00C54633" w:rsidP="000852BB">
      <w:pPr>
        <w:jc w:val="both"/>
      </w:pPr>
    </w:p>
    <w:p w14:paraId="78648171" w14:textId="77777777" w:rsidR="00C54633" w:rsidRPr="00C54633" w:rsidRDefault="00C54633" w:rsidP="000852BB">
      <w:pPr>
        <w:jc w:val="both"/>
      </w:pPr>
    </w:p>
    <w:p w14:paraId="42C6B793" w14:textId="77777777" w:rsidR="004B3DE5" w:rsidRPr="002A4F9A" w:rsidRDefault="004B3DE5" w:rsidP="00720EBA">
      <w:pPr>
        <w:pStyle w:val="Heading1"/>
        <w:numPr>
          <w:ilvl w:val="0"/>
          <w:numId w:val="0"/>
        </w:numPr>
        <w:rPr>
          <w:rFonts w:eastAsia="MS Mincho"/>
          <w:lang w:eastAsia="ja-JP"/>
        </w:rPr>
      </w:pPr>
    </w:p>
    <w:p w14:paraId="5C7D4F0D" w14:textId="77777777" w:rsidR="00591558" w:rsidRDefault="00573902">
      <w:pPr>
        <w:jc w:val="center"/>
      </w:pPr>
      <w:r>
        <w:rPr>
          <w:rFonts w:ascii="Times New Roman" w:hAnsi="Times New Roman"/>
          <w:i/>
          <w:color w:val="666666"/>
          <w:sz w:val="18"/>
        </w:rPr>
        <w:t>(Số trang sẽ tự động cập nhật khi mở file trong Microsoft Word và nhấn Ctrl+A → F9)</w:t>
      </w:r>
    </w:p>
    <w:sectPr w:rsidR="00591558" w:rsidSect="00622422">
      <w:headerReference w:type="default" r:id="rId22"/>
      <w:footerReference w:type="default" r:id="rId23"/>
      <w:pgSz w:w="11909" w:h="16834" w:code="9"/>
      <w:pgMar w:top="1440" w:right="1440" w:bottom="1440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96523C" w14:textId="77777777" w:rsidR="00F5261D" w:rsidRDefault="00F5261D">
      <w:r>
        <w:separator/>
      </w:r>
    </w:p>
  </w:endnote>
  <w:endnote w:type="continuationSeparator" w:id="0">
    <w:p w14:paraId="307123C8" w14:textId="77777777" w:rsidR="00F5261D" w:rsidRDefault="00F526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otype Sorts">
    <w:altName w:val="ZapfDingbats"/>
    <w:charset w:val="02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Time">
    <w:altName w:val="Times New Roman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NI-Aptima"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08BE5" w14:textId="77777777" w:rsidR="00720EBA" w:rsidRPr="00D42D31" w:rsidRDefault="00720EBA" w:rsidP="00CC2345">
    <w:pPr>
      <w:pStyle w:val="Footer"/>
      <w:pBdr>
        <w:top w:val="single" w:sz="2" w:space="1" w:color="999999"/>
      </w:pBdr>
      <w:tabs>
        <w:tab w:val="clear" w:pos="8640"/>
        <w:tab w:val="right" w:pos="9000"/>
      </w:tabs>
      <w:ind w:left="0"/>
      <w:rPr>
        <w:color w:val="999999"/>
      </w:rPr>
    </w:pPr>
    <w:r w:rsidRPr="00D42D31">
      <w:rPr>
        <w:rStyle w:val="PageNumber"/>
        <w:color w:val="999999"/>
      </w:rPr>
      <w:tab/>
      <w:t>Tài liệu nội bộ</w:t>
    </w:r>
    <w:r w:rsidRPr="00D42D31">
      <w:rPr>
        <w:rStyle w:val="PageNumber"/>
        <w:color w:val="999999"/>
      </w:rPr>
      <w:tab/>
    </w:r>
    <w:r w:rsidRPr="00D42D31">
      <w:rPr>
        <w:rStyle w:val="PageNumber"/>
      </w:rPr>
      <w:fldChar w:fldCharType="begin"/>
    </w:r>
    <w:r w:rsidRPr="00D42D31">
      <w:rPr>
        <w:rStyle w:val="PageNumber"/>
      </w:rPr>
      <w:instrText xml:space="preserve"> PAGE </w:instrText>
    </w:r>
    <w:r w:rsidRPr="00D42D31">
      <w:rPr>
        <w:rStyle w:val="PageNumber"/>
      </w:rPr>
      <w:fldChar w:fldCharType="separate"/>
    </w:r>
    <w:r w:rsidR="004F61EE">
      <w:rPr>
        <w:rStyle w:val="PageNumber"/>
        <w:noProof/>
      </w:rPr>
      <w:t>33</w:t>
    </w:r>
    <w:r w:rsidRPr="00D42D31">
      <w:rPr>
        <w:rStyle w:val="PageNumber"/>
      </w:rPr>
      <w:fldChar w:fldCharType="end"/>
    </w:r>
    <w:r w:rsidRPr="00D42D31">
      <w:rPr>
        <w:rStyle w:val="PageNumber"/>
      </w:rPr>
      <w:t>/</w:t>
    </w:r>
    <w:r w:rsidRPr="00D42D31">
      <w:rPr>
        <w:rStyle w:val="PageNumber"/>
      </w:rPr>
      <w:fldChar w:fldCharType="begin"/>
    </w:r>
    <w:r w:rsidRPr="00D42D31">
      <w:rPr>
        <w:rStyle w:val="PageNumber"/>
      </w:rPr>
      <w:instrText xml:space="preserve"> NUMPAGES </w:instrText>
    </w:r>
    <w:r w:rsidRPr="00D42D31">
      <w:rPr>
        <w:rStyle w:val="PageNumber"/>
      </w:rPr>
      <w:fldChar w:fldCharType="separate"/>
    </w:r>
    <w:r w:rsidR="004F61EE">
      <w:rPr>
        <w:rStyle w:val="PageNumber"/>
        <w:noProof/>
      </w:rPr>
      <w:t>33</w:t>
    </w:r>
    <w:r w:rsidRPr="00D42D31">
      <w:rPr>
        <w:rStyle w:val="PageNumber"/>
      </w:rPr>
      <w:fldChar w:fldCharType="end"/>
    </w:r>
    <w:r w:rsidRPr="00D42D31">
      <w:rPr>
        <w:rStyle w:val="PageNumber"/>
        <w:color w:val="999999"/>
      </w:rPr>
      <w:t>/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6C199B" w14:textId="77777777" w:rsidR="00F5261D" w:rsidRDefault="00F5261D">
      <w:r>
        <w:separator/>
      </w:r>
    </w:p>
  </w:footnote>
  <w:footnote w:type="continuationSeparator" w:id="0">
    <w:p w14:paraId="694F1EFB" w14:textId="77777777" w:rsidR="00F5261D" w:rsidRDefault="00F526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AD7C4" w14:textId="77777777" w:rsidR="00720EBA" w:rsidRPr="00D42D31" w:rsidRDefault="00720EBA" w:rsidP="00CC2345">
    <w:pPr>
      <w:pStyle w:val="Header"/>
      <w:pBdr>
        <w:bottom w:val="single" w:sz="2" w:space="1" w:color="999999"/>
      </w:pBdr>
      <w:tabs>
        <w:tab w:val="clear" w:pos="8640"/>
        <w:tab w:val="right" w:pos="9000"/>
      </w:tabs>
      <w:spacing w:line="240" w:lineRule="auto"/>
      <w:ind w:left="0"/>
      <w:rPr>
        <w:color w:val="999999"/>
      </w:rPr>
    </w:pPr>
    <w:r w:rsidRPr="00D42D31">
      <w:rPr>
        <w:rFonts w:cs="Tahoma"/>
        <w:bCs/>
        <w:iCs/>
        <w:color w:val="999999"/>
      </w:rPr>
      <w:t xml:space="preserve">&lt;2024_VocaBoost_VKU&gt;: Thiết kế chi tiết </w:t>
    </w:r>
    <w:r w:rsidRPr="00D42D31">
      <w:rPr>
        <w:rFonts w:cs="Tahoma"/>
        <w:bCs/>
        <w:iCs/>
        <w:color w:val="999999"/>
      </w:rPr>
      <w:tab/>
    </w:r>
    <w:r w:rsidRPr="00D42D31">
      <w:rPr>
        <w:rFonts w:cs="Tahoma"/>
        <w:bCs/>
        <w:iCs/>
        <w:color w:val="999999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in;height:3in" o:bullet="t"/>
    </w:pict>
  </w:numPicBullet>
  <w:numPicBullet w:numPicBulletId="1">
    <w:pict>
      <v:shape id="_x0000_i1027" type="#_x0000_t75" style="width:3in;height:3in" o:bullet="t"/>
    </w:pict>
  </w:numPicBullet>
  <w:numPicBullet w:numPicBulletId="2">
    <w:pict>
      <v:shape id="_x0000_i1028" type="#_x0000_t75" style="width:3in;height:3in" o:bullet="t"/>
    </w:pict>
  </w:numPicBullet>
  <w:numPicBullet w:numPicBulletId="3">
    <w:pict>
      <v:shape id="_x0000_i1029" type="#_x0000_t75" style="width:3in;height:3in" o:bullet="t"/>
    </w:pict>
  </w:numPicBullet>
  <w:numPicBullet w:numPicBulletId="4">
    <w:pict>
      <v:shape id="_x0000_i1030" type="#_x0000_t75" style="width:3in;height:3in" o:bullet="t"/>
    </w:pict>
  </w:numPicBullet>
  <w:numPicBullet w:numPicBulletId="5">
    <w:pict>
      <v:shape id="_x0000_i1031" type="#_x0000_t75" style="width:3in;height:3in" o:bullet="t"/>
    </w:pict>
  </w:numPicBullet>
  <w:numPicBullet w:numPicBulletId="6">
    <w:pict>
      <v:shape id="_x0000_i1032" type="#_x0000_t75" style="width:3in;height:3in" o:bullet="t"/>
    </w:pict>
  </w:numPicBullet>
  <w:numPicBullet w:numPicBulletId="7">
    <w:pict>
      <v:shape id="_x0000_i1033" type="#_x0000_t75" style="width:3in;height:3in" o:bullet="t"/>
    </w:pict>
  </w:numPicBullet>
  <w:numPicBullet w:numPicBulletId="8">
    <w:pict>
      <v:shape id="_x0000_i1034" type="#_x0000_t75" style="width:3in;height:3in" o:bullet="t"/>
    </w:pict>
  </w:numPicBullet>
  <w:numPicBullet w:numPicBulletId="9">
    <w:pict>
      <v:shape id="_x0000_i1035" type="#_x0000_t75" style="width:3in;height:3in" o:bullet="t"/>
    </w:pict>
  </w:numPicBullet>
  <w:numPicBullet w:numPicBulletId="10">
    <w:pict>
      <v:shape id="_x0000_i1036" type="#_x0000_t75" style="width:3in;height:3in" o:bullet="t"/>
    </w:pict>
  </w:numPicBullet>
  <w:numPicBullet w:numPicBulletId="11">
    <w:pict>
      <v:shape id="_x0000_i1037" type="#_x0000_t75" style="width:3in;height:3in" o:bullet="t"/>
    </w:pict>
  </w:numPicBullet>
  <w:abstractNum w:abstractNumId="0" w15:restartNumberingAfterBreak="0">
    <w:nsid w:val="01A539EC"/>
    <w:multiLevelType w:val="multilevel"/>
    <w:tmpl w:val="C6461028"/>
    <w:lvl w:ilvl="0">
      <w:start w:val="1"/>
      <w:numFmt w:val="decimal"/>
      <w:pStyle w:val="ListNumber2"/>
      <w:lvlText w:val="%1."/>
      <w:lvlJc w:val="left"/>
      <w:pPr>
        <w:ind w:left="432" w:hanging="432"/>
      </w:pPr>
      <w:rPr>
        <w:sz w:val="24"/>
        <w:szCs w:val="24"/>
      </w:rPr>
    </w:lvl>
    <w:lvl w:ilvl="1">
      <w:start w:val="1"/>
      <w:numFmt w:val="upperRoman"/>
      <w:lvlText w:val="%2."/>
      <w:lvlJc w:val="left"/>
      <w:pPr>
        <w:ind w:left="576" w:hanging="576"/>
      </w:pPr>
      <w:rPr>
        <w:rFonts w:ascii="Times New Roman" w:eastAsia="Times New Roman" w:hAnsi="Times New Roman" w:cs="Times New Roman"/>
        <w:b w:val="0"/>
        <w:i w:val="0"/>
        <w:smallCaps w:val="0"/>
        <w:strike w:val="0"/>
        <w:color w:val="000000"/>
        <w:sz w:val="2"/>
        <w:szCs w:val="2"/>
        <w:highlight w:val="black"/>
        <w:u w:val="none"/>
        <w:vertAlign w:val="baseline"/>
      </w:rPr>
    </w:lvl>
    <w:lvl w:ilvl="2">
      <w:start w:val="1"/>
      <w:numFmt w:val="decimal"/>
      <w:lvlText w:val="%2.%3."/>
      <w:lvlJc w:val="left"/>
      <w:pPr>
        <w:ind w:left="1080" w:hanging="1080"/>
      </w:pPr>
    </w:lvl>
    <w:lvl w:ilvl="3">
      <w:start w:val="1"/>
      <w:numFmt w:val="decimal"/>
      <w:lvlText w:val="%2.%3.%4."/>
      <w:lvlJc w:val="left"/>
      <w:pPr>
        <w:ind w:left="864" w:hanging="864"/>
      </w:pPr>
    </w:lvl>
    <w:lvl w:ilvl="4">
      <w:start w:val="1"/>
      <w:numFmt w:val="decimal"/>
      <w:lvlText w:val="%2.%3.%4.%5."/>
      <w:lvlJc w:val="left"/>
      <w:pPr>
        <w:ind w:left="1008" w:hanging="1008"/>
      </w:pPr>
    </w:lvl>
    <w:lvl w:ilvl="5">
      <w:start w:val="1"/>
      <w:numFmt w:val="decimal"/>
      <w:lvlText w:val="%2.%3.%4.%5.%6."/>
      <w:lvlJc w:val="left"/>
      <w:pPr>
        <w:ind w:left="1152" w:hanging="1152"/>
      </w:pPr>
    </w:lvl>
    <w:lvl w:ilvl="6">
      <w:start w:val="1"/>
      <w:numFmt w:val="decimal"/>
      <w:lvlText w:val="%2.%3.%4.%5.%6.%7."/>
      <w:lvlJc w:val="left"/>
      <w:pPr>
        <w:ind w:left="1296" w:hanging="1296"/>
      </w:pPr>
    </w:lvl>
    <w:lvl w:ilvl="7">
      <w:start w:val="1"/>
      <w:numFmt w:val="decimal"/>
      <w:lvlText w:val="%2.%3.%4.%5.%6.%7.%8"/>
      <w:lvlJc w:val="left"/>
      <w:pPr>
        <w:ind w:left="1440" w:hanging="1440"/>
      </w:pPr>
    </w:lvl>
    <w:lvl w:ilvl="8">
      <w:start w:val="1"/>
      <w:numFmt w:val="decimal"/>
      <w:lvlText w:val="%2.%3.%4.%5.%6.%7.%8.%9"/>
      <w:lvlJc w:val="left"/>
      <w:pPr>
        <w:ind w:left="1584" w:hanging="1584"/>
      </w:pPr>
    </w:lvl>
  </w:abstractNum>
  <w:abstractNum w:abstractNumId="1" w15:restartNumberingAfterBreak="0">
    <w:nsid w:val="0812578B"/>
    <w:multiLevelType w:val="multilevel"/>
    <w:tmpl w:val="83E0B644"/>
    <w:lvl w:ilvl="0">
      <w:start w:val="1"/>
      <w:numFmt w:val="bullet"/>
      <w:pStyle w:val="ListNumber3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ED12487"/>
    <w:multiLevelType w:val="multilevel"/>
    <w:tmpl w:val="06680D00"/>
    <w:lvl w:ilvl="0">
      <w:start w:val="1"/>
      <w:numFmt w:val="bullet"/>
      <w:pStyle w:val="ListBullet2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041325D"/>
    <w:multiLevelType w:val="multilevel"/>
    <w:tmpl w:val="0A8011E6"/>
    <w:lvl w:ilvl="0">
      <w:start w:val="1"/>
      <w:numFmt w:val="decimal"/>
      <w:pStyle w:val="Heading1"/>
      <w:lvlText w:val="%1."/>
      <w:lvlJc w:val="left"/>
      <w:pPr>
        <w:tabs>
          <w:tab w:val="num" w:pos="2070"/>
        </w:tabs>
        <w:ind w:left="2070" w:hanging="360"/>
      </w:pPr>
    </w:lvl>
    <w:lvl w:ilvl="1">
      <w:start w:val="1"/>
      <w:numFmt w:val="decimal"/>
      <w:pStyle w:val="Heading2"/>
      <w:lvlText w:val="%1.%2."/>
      <w:lvlJc w:val="left"/>
      <w:pPr>
        <w:tabs>
          <w:tab w:val="num" w:pos="2277"/>
        </w:tabs>
        <w:ind w:left="2277" w:hanging="567"/>
      </w:pPr>
    </w:lvl>
    <w:lvl w:ilvl="2">
      <w:start w:val="1"/>
      <w:numFmt w:val="decimal"/>
      <w:pStyle w:val="H3"/>
      <w:lvlText w:val="%1.%2.%3."/>
      <w:lvlJc w:val="left"/>
      <w:pPr>
        <w:tabs>
          <w:tab w:val="num" w:pos="3924"/>
        </w:tabs>
        <w:ind w:left="3924" w:hanging="504"/>
      </w:pPr>
    </w:lvl>
    <w:lvl w:ilvl="3">
      <w:start w:val="1"/>
      <w:numFmt w:val="decimal"/>
      <w:lvlText w:val="%1.%2.%3.%4."/>
      <w:lvlJc w:val="left"/>
      <w:pPr>
        <w:tabs>
          <w:tab w:val="num" w:pos="3438"/>
        </w:tabs>
        <w:ind w:left="3438" w:hanging="648"/>
      </w:pPr>
    </w:lvl>
    <w:lvl w:ilvl="4">
      <w:start w:val="1"/>
      <w:numFmt w:val="decimal"/>
      <w:lvlText w:val="%1.%2.%3.%4.%5."/>
      <w:lvlJc w:val="left"/>
      <w:pPr>
        <w:tabs>
          <w:tab w:val="num" w:pos="3942"/>
        </w:tabs>
        <w:ind w:left="3942" w:hanging="792"/>
      </w:pPr>
    </w:lvl>
    <w:lvl w:ilvl="5">
      <w:start w:val="1"/>
      <w:numFmt w:val="decimal"/>
      <w:lvlText w:val="%1.%2.%3.%4.%5.%6."/>
      <w:lvlJc w:val="left"/>
      <w:pPr>
        <w:tabs>
          <w:tab w:val="num" w:pos="4446"/>
        </w:tabs>
        <w:ind w:left="444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950"/>
        </w:tabs>
        <w:ind w:left="495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454"/>
        </w:tabs>
        <w:ind w:left="545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030"/>
        </w:tabs>
        <w:ind w:left="6030" w:hanging="1440"/>
      </w:pPr>
    </w:lvl>
  </w:abstractNum>
  <w:abstractNum w:abstractNumId="4" w15:restartNumberingAfterBreak="0">
    <w:nsid w:val="10467175"/>
    <w:multiLevelType w:val="singleLevel"/>
    <w:tmpl w:val="6568E4E6"/>
    <w:lvl w:ilvl="0">
      <w:numFmt w:val="bullet"/>
      <w:pStyle w:val="Level2Textbullet"/>
      <w:lvlText w:val="-"/>
      <w:lvlJc w:val="left"/>
      <w:pPr>
        <w:tabs>
          <w:tab w:val="num" w:pos="792"/>
        </w:tabs>
        <w:ind w:left="792" w:hanging="360"/>
      </w:pPr>
      <w:rPr>
        <w:rFonts w:ascii="Times New Roman" w:hAnsi="Times New Roman" w:hint="default"/>
      </w:rPr>
    </w:lvl>
  </w:abstractNum>
  <w:abstractNum w:abstractNumId="5" w15:restartNumberingAfterBreak="0">
    <w:nsid w:val="13DF115B"/>
    <w:multiLevelType w:val="hybridMultilevel"/>
    <w:tmpl w:val="AAE8EFA0"/>
    <w:lvl w:ilvl="0" w:tplc="923A2978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2D04668">
      <w:start w:val="1"/>
      <w:numFmt w:val="bullet"/>
      <w:pStyle w:val="StyledoclistArial10p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6" w15:restartNumberingAfterBreak="0">
    <w:nsid w:val="146F22EE"/>
    <w:multiLevelType w:val="multilevel"/>
    <w:tmpl w:val="F44EEF1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Verdana" w:hAnsi="Verdana" w:hint="default"/>
        <w:b/>
        <w:i/>
        <w:color w:val="003300"/>
        <w:sz w:val="22"/>
      </w:rPr>
    </w:lvl>
    <w:lvl w:ilvl="2">
      <w:start w:val="1"/>
      <w:numFmt w:val="decimal"/>
      <w:lvlText w:val="%1.%2.%3"/>
      <w:lvlJc w:val="left"/>
      <w:pPr>
        <w:tabs>
          <w:tab w:val="num" w:pos="1170"/>
        </w:tabs>
        <w:ind w:left="117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7" w15:restartNumberingAfterBreak="0">
    <w:nsid w:val="1D544ECE"/>
    <w:multiLevelType w:val="multilevel"/>
    <w:tmpl w:val="E7FC6AB0"/>
    <w:lvl w:ilvl="0">
      <w:start w:val="1"/>
      <w:numFmt w:val="bullet"/>
      <w:pStyle w:val="ListBullet3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5A2724F"/>
    <w:multiLevelType w:val="multilevel"/>
    <w:tmpl w:val="299E055C"/>
    <w:lvl w:ilvl="0">
      <w:start w:val="1"/>
      <w:numFmt w:val="bullet"/>
      <w:pStyle w:val="Style1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2F1D15A7"/>
    <w:multiLevelType w:val="hybridMultilevel"/>
    <w:tmpl w:val="03620792"/>
    <w:lvl w:ilvl="0" w:tplc="DC3C7C5A">
      <w:start w:val="6"/>
      <w:numFmt w:val="bullet"/>
      <w:lvlText w:val="-"/>
      <w:lvlJc w:val="left"/>
      <w:pPr>
        <w:tabs>
          <w:tab w:val="num" w:pos="907"/>
        </w:tabs>
        <w:ind w:left="907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tabs>
          <w:tab w:val="num" w:pos="1627"/>
        </w:tabs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47"/>
        </w:tabs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67"/>
        </w:tabs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87"/>
        </w:tabs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07"/>
        </w:tabs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27"/>
        </w:tabs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47"/>
        </w:tabs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67"/>
        </w:tabs>
        <w:ind w:left="6667" w:hanging="360"/>
      </w:pPr>
      <w:rPr>
        <w:rFonts w:ascii="Wingdings" w:hAnsi="Wingdings" w:hint="default"/>
      </w:rPr>
    </w:lvl>
  </w:abstractNum>
  <w:abstractNum w:abstractNumId="10" w15:restartNumberingAfterBreak="0">
    <w:nsid w:val="3D5368AB"/>
    <w:multiLevelType w:val="multilevel"/>
    <w:tmpl w:val="8BC8189E"/>
    <w:lvl w:ilvl="0">
      <w:start w:val="1"/>
      <w:numFmt w:val="bullet"/>
      <w:pStyle w:val="ListBullet4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4E83765"/>
    <w:multiLevelType w:val="multilevel"/>
    <w:tmpl w:val="1D4E89BA"/>
    <w:lvl w:ilvl="0">
      <w:start w:val="1"/>
      <w:numFmt w:val="bullet"/>
      <w:pStyle w:val="Heading1H1"/>
      <w:lvlText w:val=""/>
      <w:lvlJc w:val="left"/>
      <w:pPr>
        <w:tabs>
          <w:tab w:val="num" w:pos="3033"/>
        </w:tabs>
        <w:ind w:left="3013" w:hanging="340"/>
      </w:pPr>
      <w:rPr>
        <w:rFonts w:ascii="Monotype Sorts" w:hAnsi="Monotype Sorts" w:hint="default"/>
      </w:rPr>
    </w:lvl>
    <w:lvl w:ilvl="1">
      <w:start w:val="1"/>
      <w:numFmt w:val="bullet"/>
      <w:pStyle w:val="Heading2H2"/>
      <w:lvlText w:val=""/>
      <w:lvlJc w:val="left"/>
      <w:pPr>
        <w:tabs>
          <w:tab w:val="num" w:pos="1588"/>
        </w:tabs>
        <w:ind w:left="1588" w:hanging="420"/>
      </w:pPr>
      <w:rPr>
        <w:rFonts w:ascii="Monotype Sorts" w:hAnsi="Monotype Sorts" w:hint="default"/>
      </w:rPr>
    </w:lvl>
    <w:lvl w:ilvl="2" w:tentative="1">
      <w:start w:val="1"/>
      <w:numFmt w:val="bullet"/>
      <w:lvlText w:val=""/>
      <w:lvlJc w:val="left"/>
      <w:pPr>
        <w:tabs>
          <w:tab w:val="num" w:pos="2678"/>
        </w:tabs>
        <w:ind w:left="26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398"/>
        </w:tabs>
        <w:ind w:left="33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118"/>
        </w:tabs>
        <w:ind w:left="4118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838"/>
        </w:tabs>
        <w:ind w:left="48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558"/>
        </w:tabs>
        <w:ind w:left="55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278"/>
        </w:tabs>
        <w:ind w:left="6278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998"/>
        </w:tabs>
        <w:ind w:left="6998" w:hanging="360"/>
      </w:pPr>
      <w:rPr>
        <w:rFonts w:ascii="Wingdings" w:hAnsi="Wingdings" w:hint="default"/>
      </w:rPr>
    </w:lvl>
  </w:abstractNum>
  <w:abstractNum w:abstractNumId="12" w15:restartNumberingAfterBreak="0">
    <w:nsid w:val="49767CBD"/>
    <w:multiLevelType w:val="multilevel"/>
    <w:tmpl w:val="6430E754"/>
    <w:lvl w:ilvl="0">
      <w:start w:val="1"/>
      <w:numFmt w:val="bullet"/>
      <w:pStyle w:val="ListNumber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4F9E2F71"/>
    <w:multiLevelType w:val="multilevel"/>
    <w:tmpl w:val="69FC6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559706D"/>
    <w:multiLevelType w:val="singleLevel"/>
    <w:tmpl w:val="D56E5CEA"/>
    <w:lvl w:ilvl="0">
      <w:start w:val="1"/>
      <w:numFmt w:val="decimal"/>
      <w:pStyle w:val="BodyTextIndent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5884779E"/>
    <w:multiLevelType w:val="multilevel"/>
    <w:tmpl w:val="5B8809B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288134C"/>
    <w:multiLevelType w:val="multilevel"/>
    <w:tmpl w:val="218202A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pStyle w:val="-GACH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2CB2784"/>
    <w:multiLevelType w:val="hybridMultilevel"/>
    <w:tmpl w:val="2B1C5CB6"/>
    <w:lvl w:ilvl="0" w:tplc="E41804BC">
      <w:start w:val="1"/>
      <w:numFmt w:val="bullet"/>
      <w:pStyle w:val="ListBullet"/>
      <w:lvlText w:val=""/>
      <w:lvlJc w:val="left"/>
      <w:pPr>
        <w:tabs>
          <w:tab w:val="num" w:pos="547"/>
        </w:tabs>
        <w:ind w:left="1539" w:hanging="283"/>
      </w:pPr>
      <w:rPr>
        <w:rFonts w:ascii="Symbol" w:hAnsi="Symbol" w:hint="default"/>
      </w:rPr>
    </w:lvl>
    <w:lvl w:ilvl="1" w:tplc="E982D590">
      <w:start w:val="1"/>
      <w:numFmt w:val="bullet"/>
      <w:lvlText w:val="o"/>
      <w:lvlJc w:val="left"/>
      <w:pPr>
        <w:tabs>
          <w:tab w:val="num" w:pos="1987"/>
        </w:tabs>
        <w:ind w:left="1987" w:hanging="360"/>
      </w:pPr>
      <w:rPr>
        <w:rFonts w:ascii="Courier New" w:hAnsi="Courier New" w:hint="default"/>
      </w:rPr>
    </w:lvl>
    <w:lvl w:ilvl="2" w:tplc="9BE29BD6" w:tentative="1">
      <w:start w:val="1"/>
      <w:numFmt w:val="bullet"/>
      <w:lvlText w:val=""/>
      <w:lvlJc w:val="left"/>
      <w:pPr>
        <w:tabs>
          <w:tab w:val="num" w:pos="2707"/>
        </w:tabs>
        <w:ind w:left="2707" w:hanging="360"/>
      </w:pPr>
      <w:rPr>
        <w:rFonts w:ascii="Wingdings" w:hAnsi="Wingdings" w:hint="default"/>
      </w:rPr>
    </w:lvl>
    <w:lvl w:ilvl="3" w:tplc="C9844E74" w:tentative="1">
      <w:start w:val="1"/>
      <w:numFmt w:val="bullet"/>
      <w:lvlText w:val=""/>
      <w:lvlJc w:val="left"/>
      <w:pPr>
        <w:tabs>
          <w:tab w:val="num" w:pos="3427"/>
        </w:tabs>
        <w:ind w:left="3427" w:hanging="360"/>
      </w:pPr>
      <w:rPr>
        <w:rFonts w:ascii="Symbol" w:hAnsi="Symbol" w:hint="default"/>
      </w:rPr>
    </w:lvl>
    <w:lvl w:ilvl="4" w:tplc="39E42F44" w:tentative="1">
      <w:start w:val="1"/>
      <w:numFmt w:val="bullet"/>
      <w:lvlText w:val="o"/>
      <w:lvlJc w:val="left"/>
      <w:pPr>
        <w:tabs>
          <w:tab w:val="num" w:pos="4147"/>
        </w:tabs>
        <w:ind w:left="4147" w:hanging="360"/>
      </w:pPr>
      <w:rPr>
        <w:rFonts w:ascii="Courier New" w:hAnsi="Courier New" w:hint="default"/>
      </w:rPr>
    </w:lvl>
    <w:lvl w:ilvl="5" w:tplc="BB682CC0" w:tentative="1">
      <w:start w:val="1"/>
      <w:numFmt w:val="bullet"/>
      <w:lvlText w:val=""/>
      <w:lvlJc w:val="left"/>
      <w:pPr>
        <w:tabs>
          <w:tab w:val="num" w:pos="4867"/>
        </w:tabs>
        <w:ind w:left="4867" w:hanging="360"/>
      </w:pPr>
      <w:rPr>
        <w:rFonts w:ascii="Wingdings" w:hAnsi="Wingdings" w:hint="default"/>
      </w:rPr>
    </w:lvl>
    <w:lvl w:ilvl="6" w:tplc="0A8CEAC6" w:tentative="1">
      <w:start w:val="1"/>
      <w:numFmt w:val="bullet"/>
      <w:lvlText w:val=""/>
      <w:lvlJc w:val="left"/>
      <w:pPr>
        <w:tabs>
          <w:tab w:val="num" w:pos="5587"/>
        </w:tabs>
        <w:ind w:left="5587" w:hanging="360"/>
      </w:pPr>
      <w:rPr>
        <w:rFonts w:ascii="Symbol" w:hAnsi="Symbol" w:hint="default"/>
      </w:rPr>
    </w:lvl>
    <w:lvl w:ilvl="7" w:tplc="756E6D3C" w:tentative="1">
      <w:start w:val="1"/>
      <w:numFmt w:val="bullet"/>
      <w:lvlText w:val="o"/>
      <w:lvlJc w:val="left"/>
      <w:pPr>
        <w:tabs>
          <w:tab w:val="num" w:pos="6307"/>
        </w:tabs>
        <w:ind w:left="6307" w:hanging="360"/>
      </w:pPr>
      <w:rPr>
        <w:rFonts w:ascii="Courier New" w:hAnsi="Courier New" w:hint="default"/>
      </w:rPr>
    </w:lvl>
    <w:lvl w:ilvl="8" w:tplc="01185FCC" w:tentative="1">
      <w:start w:val="1"/>
      <w:numFmt w:val="bullet"/>
      <w:lvlText w:val=""/>
      <w:lvlJc w:val="left"/>
      <w:pPr>
        <w:tabs>
          <w:tab w:val="num" w:pos="7027"/>
        </w:tabs>
        <w:ind w:left="7027" w:hanging="360"/>
      </w:pPr>
      <w:rPr>
        <w:rFonts w:ascii="Wingdings" w:hAnsi="Wingdings" w:hint="default"/>
      </w:rPr>
    </w:lvl>
  </w:abstractNum>
  <w:abstractNum w:abstractNumId="18" w15:restartNumberingAfterBreak="0">
    <w:nsid w:val="79242087"/>
    <w:multiLevelType w:val="hybridMultilevel"/>
    <w:tmpl w:val="04A0BFCE"/>
    <w:lvl w:ilvl="0" w:tplc="CF92CA74">
      <w:start w:val="1"/>
      <w:numFmt w:val="bullet"/>
      <w:pStyle w:val="NormalIndent"/>
      <w:lvlText w:val="-"/>
      <w:lvlJc w:val="left"/>
      <w:pPr>
        <w:tabs>
          <w:tab w:val="num" w:pos="720"/>
        </w:tabs>
        <w:ind w:left="720" w:hanging="360"/>
      </w:pPr>
      <w:rPr>
        <w:rFonts w:hAnsi="Tahoma" w:hint="default"/>
      </w:rPr>
    </w:lvl>
    <w:lvl w:ilvl="1" w:tplc="04090003">
      <w:start w:val="1"/>
      <w:numFmt w:val="bullet"/>
      <w:pStyle w:val="NormalIndent2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 w16cid:durableId="895163990">
    <w:abstractNumId w:val="6"/>
  </w:num>
  <w:num w:numId="2" w16cid:durableId="1953976482">
    <w:abstractNumId w:val="18"/>
  </w:num>
  <w:num w:numId="3" w16cid:durableId="693114367">
    <w:abstractNumId w:val="17"/>
  </w:num>
  <w:num w:numId="4" w16cid:durableId="1455708147">
    <w:abstractNumId w:val="4"/>
  </w:num>
  <w:num w:numId="5" w16cid:durableId="1273784999">
    <w:abstractNumId w:val="14"/>
    <w:lvlOverride w:ilvl="0">
      <w:startOverride w:val="1"/>
    </w:lvlOverride>
  </w:num>
  <w:num w:numId="6" w16cid:durableId="517306852">
    <w:abstractNumId w:val="11"/>
  </w:num>
  <w:num w:numId="7" w16cid:durableId="716978256">
    <w:abstractNumId w:val="9"/>
  </w:num>
  <w:num w:numId="8" w16cid:durableId="328290827">
    <w:abstractNumId w:val="13"/>
  </w:num>
  <w:num w:numId="9" w16cid:durableId="514392936">
    <w:abstractNumId w:val="3"/>
  </w:num>
  <w:num w:numId="10" w16cid:durableId="1193492272">
    <w:abstractNumId w:val="5"/>
  </w:num>
  <w:num w:numId="11" w16cid:durableId="1046874240">
    <w:abstractNumId w:val="3"/>
  </w:num>
  <w:num w:numId="12" w16cid:durableId="2051032190">
    <w:abstractNumId w:val="15"/>
  </w:num>
  <w:num w:numId="13" w16cid:durableId="1134909439">
    <w:abstractNumId w:val="8"/>
  </w:num>
  <w:num w:numId="14" w16cid:durableId="979503387">
    <w:abstractNumId w:val="2"/>
  </w:num>
  <w:num w:numId="15" w16cid:durableId="818885293">
    <w:abstractNumId w:val="7"/>
  </w:num>
  <w:num w:numId="16" w16cid:durableId="1960523272">
    <w:abstractNumId w:val="10"/>
  </w:num>
  <w:num w:numId="17" w16cid:durableId="825973818">
    <w:abstractNumId w:val="16"/>
  </w:num>
  <w:num w:numId="18" w16cid:durableId="959259133">
    <w:abstractNumId w:val="12"/>
  </w:num>
  <w:num w:numId="19" w16cid:durableId="544803429">
    <w:abstractNumId w:val="1"/>
  </w:num>
  <w:num w:numId="20" w16cid:durableId="925194094">
    <w:abstractNumId w:val="0"/>
  </w:num>
  <w:num w:numId="21" w16cid:durableId="1817142002">
    <w:abstractNumId w:val="3"/>
  </w:num>
  <w:num w:numId="22" w16cid:durableId="1761026417">
    <w:abstractNumId w:val="3"/>
  </w:num>
  <w:num w:numId="23" w16cid:durableId="305160647">
    <w:abstractNumId w:val="3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SystemFonts/>
  <w:hideSpellingErrors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52BB"/>
    <w:rsid w:val="00025D82"/>
    <w:rsid w:val="000403A7"/>
    <w:rsid w:val="00044353"/>
    <w:rsid w:val="00051FC3"/>
    <w:rsid w:val="00056340"/>
    <w:rsid w:val="0005720A"/>
    <w:rsid w:val="00057806"/>
    <w:rsid w:val="00070A91"/>
    <w:rsid w:val="00070D9D"/>
    <w:rsid w:val="0007683B"/>
    <w:rsid w:val="000822D6"/>
    <w:rsid w:val="00084805"/>
    <w:rsid w:val="000852BB"/>
    <w:rsid w:val="00086C81"/>
    <w:rsid w:val="0009251F"/>
    <w:rsid w:val="00097A8D"/>
    <w:rsid w:val="000B5304"/>
    <w:rsid w:val="000B53AC"/>
    <w:rsid w:val="000C229E"/>
    <w:rsid w:val="000D1D0A"/>
    <w:rsid w:val="00113757"/>
    <w:rsid w:val="00151446"/>
    <w:rsid w:val="00154993"/>
    <w:rsid w:val="00165A9F"/>
    <w:rsid w:val="001746C2"/>
    <w:rsid w:val="00176489"/>
    <w:rsid w:val="0017668C"/>
    <w:rsid w:val="00185F26"/>
    <w:rsid w:val="00191FBB"/>
    <w:rsid w:val="0019530D"/>
    <w:rsid w:val="00197625"/>
    <w:rsid w:val="001A6D69"/>
    <w:rsid w:val="001D27EC"/>
    <w:rsid w:val="001E029D"/>
    <w:rsid w:val="001F714E"/>
    <w:rsid w:val="0020540C"/>
    <w:rsid w:val="00224DD2"/>
    <w:rsid w:val="002424FA"/>
    <w:rsid w:val="00247D31"/>
    <w:rsid w:val="002539AA"/>
    <w:rsid w:val="00255F36"/>
    <w:rsid w:val="0026315A"/>
    <w:rsid w:val="00264A5D"/>
    <w:rsid w:val="002924BB"/>
    <w:rsid w:val="002925CA"/>
    <w:rsid w:val="00292F68"/>
    <w:rsid w:val="002A4F9A"/>
    <w:rsid w:val="002B2923"/>
    <w:rsid w:val="002C3356"/>
    <w:rsid w:val="002C4A9B"/>
    <w:rsid w:val="002E4B51"/>
    <w:rsid w:val="002E5EAC"/>
    <w:rsid w:val="002F1CED"/>
    <w:rsid w:val="00304B9F"/>
    <w:rsid w:val="0030591B"/>
    <w:rsid w:val="003069A0"/>
    <w:rsid w:val="00312F3E"/>
    <w:rsid w:val="00314F1A"/>
    <w:rsid w:val="00335DFA"/>
    <w:rsid w:val="0034388C"/>
    <w:rsid w:val="003531EB"/>
    <w:rsid w:val="00366224"/>
    <w:rsid w:val="003844F8"/>
    <w:rsid w:val="0039713B"/>
    <w:rsid w:val="003A0B54"/>
    <w:rsid w:val="003C3294"/>
    <w:rsid w:val="00403908"/>
    <w:rsid w:val="00421ABC"/>
    <w:rsid w:val="0043081D"/>
    <w:rsid w:val="0044220D"/>
    <w:rsid w:val="00451162"/>
    <w:rsid w:val="00467F18"/>
    <w:rsid w:val="00473A52"/>
    <w:rsid w:val="00477AEF"/>
    <w:rsid w:val="00485503"/>
    <w:rsid w:val="004A051B"/>
    <w:rsid w:val="004B3DE5"/>
    <w:rsid w:val="004C43EA"/>
    <w:rsid w:val="004D1A62"/>
    <w:rsid w:val="004D5327"/>
    <w:rsid w:val="004E29E6"/>
    <w:rsid w:val="004E2D72"/>
    <w:rsid w:val="004F51BD"/>
    <w:rsid w:val="004F61EE"/>
    <w:rsid w:val="005028F4"/>
    <w:rsid w:val="005043BD"/>
    <w:rsid w:val="00504744"/>
    <w:rsid w:val="00506F71"/>
    <w:rsid w:val="00514B47"/>
    <w:rsid w:val="00522587"/>
    <w:rsid w:val="0052606A"/>
    <w:rsid w:val="00554F67"/>
    <w:rsid w:val="00573902"/>
    <w:rsid w:val="00575798"/>
    <w:rsid w:val="00576D9F"/>
    <w:rsid w:val="00591118"/>
    <w:rsid w:val="00591558"/>
    <w:rsid w:val="0059593E"/>
    <w:rsid w:val="00597B0D"/>
    <w:rsid w:val="005A168F"/>
    <w:rsid w:val="005A216D"/>
    <w:rsid w:val="005A6288"/>
    <w:rsid w:val="005A6EAB"/>
    <w:rsid w:val="005B0858"/>
    <w:rsid w:val="005B46DE"/>
    <w:rsid w:val="005B5644"/>
    <w:rsid w:val="005B64B9"/>
    <w:rsid w:val="005E1436"/>
    <w:rsid w:val="005E37EA"/>
    <w:rsid w:val="005E3BAB"/>
    <w:rsid w:val="005F1D43"/>
    <w:rsid w:val="006115A0"/>
    <w:rsid w:val="00622422"/>
    <w:rsid w:val="00622707"/>
    <w:rsid w:val="006256A8"/>
    <w:rsid w:val="00627067"/>
    <w:rsid w:val="00660362"/>
    <w:rsid w:val="00680E88"/>
    <w:rsid w:val="0069566E"/>
    <w:rsid w:val="006B0237"/>
    <w:rsid w:val="006B6DDF"/>
    <w:rsid w:val="006C2824"/>
    <w:rsid w:val="006D43C9"/>
    <w:rsid w:val="006D57DF"/>
    <w:rsid w:val="006E1D6F"/>
    <w:rsid w:val="00720EBA"/>
    <w:rsid w:val="007342AB"/>
    <w:rsid w:val="00745B4B"/>
    <w:rsid w:val="00750CA1"/>
    <w:rsid w:val="00764D4E"/>
    <w:rsid w:val="0076573A"/>
    <w:rsid w:val="007741BD"/>
    <w:rsid w:val="00781C58"/>
    <w:rsid w:val="0078488B"/>
    <w:rsid w:val="007937DD"/>
    <w:rsid w:val="00794864"/>
    <w:rsid w:val="007A232B"/>
    <w:rsid w:val="007A272B"/>
    <w:rsid w:val="007C70BC"/>
    <w:rsid w:val="007C7131"/>
    <w:rsid w:val="007D2074"/>
    <w:rsid w:val="007D3000"/>
    <w:rsid w:val="007F3FEE"/>
    <w:rsid w:val="00801553"/>
    <w:rsid w:val="0080212A"/>
    <w:rsid w:val="0080471D"/>
    <w:rsid w:val="00807D77"/>
    <w:rsid w:val="00812548"/>
    <w:rsid w:val="008245E6"/>
    <w:rsid w:val="00825714"/>
    <w:rsid w:val="008270A3"/>
    <w:rsid w:val="0083356A"/>
    <w:rsid w:val="008425C5"/>
    <w:rsid w:val="0084711F"/>
    <w:rsid w:val="008473A2"/>
    <w:rsid w:val="00860601"/>
    <w:rsid w:val="008718E2"/>
    <w:rsid w:val="00894BE4"/>
    <w:rsid w:val="008A021A"/>
    <w:rsid w:val="008E15CD"/>
    <w:rsid w:val="008E7848"/>
    <w:rsid w:val="008F0580"/>
    <w:rsid w:val="008F5324"/>
    <w:rsid w:val="00916732"/>
    <w:rsid w:val="009211C8"/>
    <w:rsid w:val="00956922"/>
    <w:rsid w:val="00961601"/>
    <w:rsid w:val="009667E9"/>
    <w:rsid w:val="0097618F"/>
    <w:rsid w:val="00985796"/>
    <w:rsid w:val="009922CB"/>
    <w:rsid w:val="00997EC0"/>
    <w:rsid w:val="009B22AA"/>
    <w:rsid w:val="009B5383"/>
    <w:rsid w:val="009C43DA"/>
    <w:rsid w:val="009C78B2"/>
    <w:rsid w:val="009E0745"/>
    <w:rsid w:val="009E20A0"/>
    <w:rsid w:val="00A02680"/>
    <w:rsid w:val="00A25F91"/>
    <w:rsid w:val="00A31442"/>
    <w:rsid w:val="00A31ECD"/>
    <w:rsid w:val="00A47C19"/>
    <w:rsid w:val="00A50D2A"/>
    <w:rsid w:val="00A74923"/>
    <w:rsid w:val="00A80C6E"/>
    <w:rsid w:val="00A9422D"/>
    <w:rsid w:val="00AA3040"/>
    <w:rsid w:val="00AB6F34"/>
    <w:rsid w:val="00AB748F"/>
    <w:rsid w:val="00AB7DEB"/>
    <w:rsid w:val="00AC2559"/>
    <w:rsid w:val="00AD107A"/>
    <w:rsid w:val="00AD5CD7"/>
    <w:rsid w:val="00AE6C4D"/>
    <w:rsid w:val="00B0476B"/>
    <w:rsid w:val="00B219A2"/>
    <w:rsid w:val="00B22FED"/>
    <w:rsid w:val="00B34E93"/>
    <w:rsid w:val="00B467E4"/>
    <w:rsid w:val="00B47B8A"/>
    <w:rsid w:val="00B51AD9"/>
    <w:rsid w:val="00B72535"/>
    <w:rsid w:val="00B74C72"/>
    <w:rsid w:val="00B77FAF"/>
    <w:rsid w:val="00B83BDB"/>
    <w:rsid w:val="00B87124"/>
    <w:rsid w:val="00BB0E34"/>
    <w:rsid w:val="00BC261A"/>
    <w:rsid w:val="00BC4ABC"/>
    <w:rsid w:val="00C1140C"/>
    <w:rsid w:val="00C162F2"/>
    <w:rsid w:val="00C16A82"/>
    <w:rsid w:val="00C24077"/>
    <w:rsid w:val="00C31C61"/>
    <w:rsid w:val="00C322ED"/>
    <w:rsid w:val="00C45668"/>
    <w:rsid w:val="00C45D38"/>
    <w:rsid w:val="00C54633"/>
    <w:rsid w:val="00C55019"/>
    <w:rsid w:val="00C847C7"/>
    <w:rsid w:val="00CA6150"/>
    <w:rsid w:val="00CC2345"/>
    <w:rsid w:val="00CD50C6"/>
    <w:rsid w:val="00D10784"/>
    <w:rsid w:val="00D25E6C"/>
    <w:rsid w:val="00D3740D"/>
    <w:rsid w:val="00D40314"/>
    <w:rsid w:val="00D42D31"/>
    <w:rsid w:val="00D445A8"/>
    <w:rsid w:val="00D765B1"/>
    <w:rsid w:val="00D77B7B"/>
    <w:rsid w:val="00D819EC"/>
    <w:rsid w:val="00DA3D68"/>
    <w:rsid w:val="00DA4432"/>
    <w:rsid w:val="00DD2434"/>
    <w:rsid w:val="00E11E1E"/>
    <w:rsid w:val="00E422D2"/>
    <w:rsid w:val="00E423DD"/>
    <w:rsid w:val="00E5410E"/>
    <w:rsid w:val="00E668EE"/>
    <w:rsid w:val="00E722D0"/>
    <w:rsid w:val="00E91382"/>
    <w:rsid w:val="00EB6F4B"/>
    <w:rsid w:val="00ED02F3"/>
    <w:rsid w:val="00ED2CDC"/>
    <w:rsid w:val="00ED5086"/>
    <w:rsid w:val="00EE4616"/>
    <w:rsid w:val="00EF5A02"/>
    <w:rsid w:val="00F0051D"/>
    <w:rsid w:val="00F07FC2"/>
    <w:rsid w:val="00F13CDF"/>
    <w:rsid w:val="00F30662"/>
    <w:rsid w:val="00F30A99"/>
    <w:rsid w:val="00F5261D"/>
    <w:rsid w:val="00F57AC3"/>
    <w:rsid w:val="00F67E24"/>
    <w:rsid w:val="00F716BF"/>
    <w:rsid w:val="00F83BF4"/>
    <w:rsid w:val="00F84739"/>
    <w:rsid w:val="00F96858"/>
    <w:rsid w:val="00FA0E5A"/>
    <w:rsid w:val="00FB0218"/>
    <w:rsid w:val="00FC0ECB"/>
    <w:rsid w:val="00FC3BD2"/>
    <w:rsid w:val="00FF2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31CD6217"/>
  <w15:docId w15:val="{4FAB8CE0-B4FA-43ED-9952-4CAF2AFDA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5796"/>
    <w:pPr>
      <w:spacing w:before="120" w:line="360" w:lineRule="auto"/>
      <w:ind w:left="425"/>
    </w:pPr>
    <w:rPr>
      <w:rFonts w:ascii="Arial" w:hAnsi="Arial"/>
    </w:rPr>
  </w:style>
  <w:style w:type="paragraph" w:styleId="Heading1">
    <w:name w:val="heading 1"/>
    <w:aliases w:val="H1,H1 + Left,Before:  18 pt,After:  6 pt,Line spacing:  single + (C..."/>
    <w:basedOn w:val="Normal"/>
    <w:next w:val="Normal"/>
    <w:link w:val="Heading1Char"/>
    <w:autoRedefine/>
    <w:qFormat/>
    <w:rsid w:val="00720EBA"/>
    <w:pPr>
      <w:keepLines/>
      <w:pageBreakBefore/>
      <w:numPr>
        <w:numId w:val="9"/>
      </w:numPr>
      <w:tabs>
        <w:tab w:val="clear" w:pos="2070"/>
        <w:tab w:val="num" w:pos="540"/>
      </w:tabs>
      <w:spacing w:before="360" w:after="120" w:line="240" w:lineRule="auto"/>
      <w:ind w:hanging="1980"/>
      <w:outlineLvl w:val="0"/>
    </w:pPr>
    <w:rPr>
      <w:b/>
      <w:bCs/>
      <w:caps/>
      <w:kern w:val="28"/>
      <w:sz w:val="24"/>
      <w:szCs w:val="24"/>
    </w:rPr>
  </w:style>
  <w:style w:type="paragraph" w:styleId="Heading2">
    <w:name w:val="heading 2"/>
    <w:aliases w:val="l2,HD2"/>
    <w:basedOn w:val="Normal"/>
    <w:next w:val="Normal"/>
    <w:link w:val="Heading2Char"/>
    <w:autoRedefine/>
    <w:qFormat/>
    <w:rsid w:val="00C54633"/>
    <w:pPr>
      <w:numPr>
        <w:ilvl w:val="1"/>
        <w:numId w:val="9"/>
      </w:numPr>
      <w:tabs>
        <w:tab w:val="clear" w:pos="2277"/>
      </w:tabs>
      <w:autoSpaceDE w:val="0"/>
      <w:autoSpaceDN w:val="0"/>
      <w:spacing w:before="480" w:after="240" w:line="240" w:lineRule="auto"/>
      <w:ind w:left="567"/>
      <w:outlineLvl w:val="1"/>
    </w:pPr>
    <w:rPr>
      <w:b/>
      <w:bCs/>
      <w:i/>
      <w:iCs/>
      <w:kern w:val="28"/>
      <w:sz w:val="22"/>
    </w:rPr>
  </w:style>
  <w:style w:type="paragraph" w:styleId="Heading3">
    <w:name w:val="heading 3"/>
    <w:basedOn w:val="Normal"/>
    <w:next w:val="Normal"/>
    <w:link w:val="Heading3Char"/>
    <w:autoRedefine/>
    <w:qFormat/>
    <w:rsid w:val="00A31442"/>
    <w:pPr>
      <w:keepNext/>
      <w:keepLines/>
      <w:spacing w:before="360" w:after="240" w:line="240" w:lineRule="auto"/>
      <w:ind w:left="0"/>
      <w:outlineLvl w:val="2"/>
    </w:pPr>
    <w:rPr>
      <w:b/>
    </w:rPr>
  </w:style>
  <w:style w:type="paragraph" w:styleId="Heading4">
    <w:name w:val="heading 4"/>
    <w:basedOn w:val="Normal"/>
    <w:next w:val="Normal"/>
    <w:qFormat/>
    <w:rsid w:val="00BC261A"/>
    <w:pPr>
      <w:keepNext/>
      <w:numPr>
        <w:ilvl w:val="3"/>
        <w:numId w:val="1"/>
      </w:numPr>
      <w:autoSpaceDE w:val="0"/>
      <w:autoSpaceDN w:val="0"/>
      <w:spacing w:line="240" w:lineRule="atLeast"/>
      <w:jc w:val="right"/>
      <w:outlineLvl w:val="3"/>
    </w:pPr>
    <w:rPr>
      <w:rFonts w:ascii=".VnTime" w:hAnsi=".VnTime"/>
      <w:b/>
      <w:bCs/>
      <w:i/>
      <w:iCs/>
      <w:noProof/>
      <w:sz w:val="22"/>
      <w:szCs w:val="22"/>
    </w:rPr>
  </w:style>
  <w:style w:type="paragraph" w:styleId="Heading5">
    <w:name w:val="heading 5"/>
    <w:basedOn w:val="Normal"/>
    <w:next w:val="Normal"/>
    <w:qFormat/>
    <w:rsid w:val="00BC261A"/>
    <w:pPr>
      <w:keepNext/>
      <w:numPr>
        <w:ilvl w:val="4"/>
        <w:numId w:val="1"/>
      </w:numPr>
      <w:tabs>
        <w:tab w:val="left" w:pos="720"/>
      </w:tabs>
      <w:autoSpaceDE w:val="0"/>
      <w:autoSpaceDN w:val="0"/>
      <w:spacing w:line="240" w:lineRule="atLeast"/>
      <w:jc w:val="both"/>
      <w:outlineLvl w:val="4"/>
    </w:pPr>
    <w:rPr>
      <w:rFonts w:ascii=".VnTime" w:hAnsi=".VnTime"/>
      <w:b/>
      <w:bCs/>
      <w:noProof/>
    </w:rPr>
  </w:style>
  <w:style w:type="paragraph" w:styleId="Heading6">
    <w:name w:val="heading 6"/>
    <w:basedOn w:val="Normal"/>
    <w:next w:val="Normal"/>
    <w:qFormat/>
    <w:rsid w:val="00BC261A"/>
    <w:pPr>
      <w:numPr>
        <w:ilvl w:val="5"/>
        <w:numId w:val="1"/>
      </w:numPr>
      <w:tabs>
        <w:tab w:val="left" w:pos="720"/>
      </w:tabs>
      <w:autoSpaceDE w:val="0"/>
      <w:autoSpaceDN w:val="0"/>
      <w:spacing w:before="240" w:after="60" w:line="240" w:lineRule="atLeast"/>
      <w:jc w:val="both"/>
      <w:outlineLvl w:val="5"/>
    </w:pPr>
    <w:rPr>
      <w:rFonts w:ascii=".VnTime" w:hAnsi=".VnTime"/>
      <w:i/>
      <w:iCs/>
      <w:noProof/>
      <w:sz w:val="22"/>
      <w:szCs w:val="22"/>
    </w:rPr>
  </w:style>
  <w:style w:type="paragraph" w:styleId="Heading7">
    <w:name w:val="heading 7"/>
    <w:basedOn w:val="Normal"/>
    <w:next w:val="Normal"/>
    <w:qFormat/>
    <w:rsid w:val="00BC261A"/>
    <w:pPr>
      <w:numPr>
        <w:ilvl w:val="6"/>
        <w:numId w:val="1"/>
      </w:numPr>
      <w:jc w:val="center"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BC261A"/>
    <w:pPr>
      <w:numPr>
        <w:ilvl w:val="7"/>
        <w:numId w:val="1"/>
      </w:numPr>
      <w:tabs>
        <w:tab w:val="left" w:pos="720"/>
      </w:tabs>
      <w:autoSpaceDE w:val="0"/>
      <w:autoSpaceDN w:val="0"/>
      <w:spacing w:before="240" w:after="60" w:line="240" w:lineRule="atLeast"/>
      <w:jc w:val="both"/>
      <w:outlineLvl w:val="7"/>
    </w:pPr>
    <w:rPr>
      <w:rFonts w:cs="Arial"/>
      <w:i/>
      <w:iCs/>
      <w:noProof/>
    </w:rPr>
  </w:style>
  <w:style w:type="paragraph" w:styleId="Heading9">
    <w:name w:val="heading 9"/>
    <w:basedOn w:val="Normal"/>
    <w:next w:val="Normal"/>
    <w:qFormat/>
    <w:rsid w:val="00BC261A"/>
    <w:pPr>
      <w:numPr>
        <w:ilvl w:val="8"/>
        <w:numId w:val="1"/>
      </w:numPr>
      <w:autoSpaceDE w:val="0"/>
      <w:autoSpaceDN w:val="0"/>
      <w:jc w:val="center"/>
      <w:outlineLvl w:val="8"/>
    </w:pPr>
    <w:rPr>
      <w:rFonts w:ascii=".VnTimeH" w:hAnsi=".VnTimeH"/>
      <w:b/>
      <w:bCs/>
      <w:noProof/>
      <w:kern w:val="28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Chapter Name"/>
    <w:basedOn w:val="Normal"/>
    <w:rsid w:val="00BC261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C261A"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rsid w:val="00BC261A"/>
    <w:rPr>
      <w:color w:val="0000FF"/>
      <w:u w:val="single"/>
    </w:rPr>
  </w:style>
  <w:style w:type="character" w:styleId="FollowedHyperlink">
    <w:name w:val="FollowedHyperlink"/>
    <w:rsid w:val="00BC261A"/>
    <w:rPr>
      <w:color w:val="800080"/>
      <w:u w:val="single"/>
    </w:rPr>
  </w:style>
  <w:style w:type="paragraph" w:styleId="Title">
    <w:name w:val="Title"/>
    <w:basedOn w:val="Normal"/>
    <w:qFormat/>
    <w:rsid w:val="00BC261A"/>
    <w:pPr>
      <w:jc w:val="center"/>
    </w:pPr>
    <w:rPr>
      <w:b/>
      <w:sz w:val="32"/>
    </w:rPr>
  </w:style>
  <w:style w:type="paragraph" w:customStyle="1" w:styleId="NormalTB">
    <w:name w:val="NormalTB"/>
    <w:autoRedefine/>
    <w:rsid w:val="00720EBA"/>
    <w:pPr>
      <w:widowControl w:val="0"/>
      <w:spacing w:before="120" w:line="360" w:lineRule="auto"/>
      <w:ind w:left="90"/>
      <w:jc w:val="center"/>
    </w:pPr>
    <w:rPr>
      <w:rFonts w:ascii="Tahoma" w:hAnsi="Tahoma" w:cs="Tahoma"/>
      <w:b/>
      <w:iCs/>
      <w:snapToGrid w:val="0"/>
    </w:rPr>
  </w:style>
  <w:style w:type="paragraph" w:styleId="Subtitle">
    <w:name w:val="Subtitle"/>
    <w:basedOn w:val="Normal"/>
    <w:qFormat/>
    <w:rsid w:val="00BC261A"/>
    <w:rPr>
      <w:b/>
    </w:rPr>
  </w:style>
  <w:style w:type="paragraph" w:styleId="BodyTextIndent">
    <w:name w:val="Body Text Indent"/>
    <w:basedOn w:val="Normal"/>
    <w:rsid w:val="00BC261A"/>
    <w:pPr>
      <w:numPr>
        <w:numId w:val="5"/>
      </w:numPr>
      <w:tabs>
        <w:tab w:val="clear" w:pos="360"/>
        <w:tab w:val="num" w:pos="907"/>
      </w:tabs>
      <w:ind w:left="907"/>
      <w:jc w:val="both"/>
    </w:pPr>
    <w:rPr>
      <w:snapToGrid w:val="0"/>
      <w:lang w:val="en-GB"/>
    </w:rPr>
  </w:style>
  <w:style w:type="paragraph" w:customStyle="1" w:styleId="H2">
    <w:name w:val="H2"/>
    <w:basedOn w:val="Normal"/>
    <w:next w:val="Normal"/>
    <w:rsid w:val="00BC261A"/>
    <w:pPr>
      <w:keepNext/>
      <w:spacing w:before="100" w:after="100"/>
      <w:outlineLvl w:val="2"/>
    </w:pPr>
    <w:rPr>
      <w:b/>
      <w:snapToGrid w:val="0"/>
      <w:sz w:val="36"/>
    </w:rPr>
  </w:style>
  <w:style w:type="paragraph" w:customStyle="1" w:styleId="H30">
    <w:name w:val="H3"/>
    <w:basedOn w:val="H3"/>
    <w:next w:val="Normal"/>
    <w:rsid w:val="004C43EA"/>
  </w:style>
  <w:style w:type="character" w:styleId="Strong">
    <w:name w:val="Strong"/>
    <w:qFormat/>
    <w:rsid w:val="00BC261A"/>
    <w:rPr>
      <w:b/>
    </w:rPr>
  </w:style>
  <w:style w:type="character" w:styleId="Emphasis">
    <w:name w:val="Emphasis"/>
    <w:qFormat/>
    <w:rsid w:val="00BC261A"/>
    <w:rPr>
      <w:i/>
    </w:rPr>
  </w:style>
  <w:style w:type="paragraph" w:customStyle="1" w:styleId="HeadingLv1">
    <w:name w:val="Heading Lv1"/>
    <w:basedOn w:val="Normal"/>
    <w:autoRedefine/>
    <w:rsid w:val="00622422"/>
    <w:pPr>
      <w:autoSpaceDE w:val="0"/>
      <w:autoSpaceDN w:val="0"/>
      <w:spacing w:after="120" w:line="240" w:lineRule="atLeast"/>
      <w:ind w:left="-36"/>
      <w:jc w:val="right"/>
    </w:pPr>
    <w:rPr>
      <w:rFonts w:ascii="Times New Roman" w:hAnsi="Times New Roman"/>
      <w:b/>
      <w:noProof/>
      <w:color w:val="17365D"/>
      <w:sz w:val="24"/>
      <w:szCs w:val="24"/>
    </w:rPr>
  </w:style>
  <w:style w:type="paragraph" w:customStyle="1" w:styleId="HeadingLv2">
    <w:name w:val="Heading Lv2"/>
    <w:basedOn w:val="HeadingLv1"/>
    <w:autoRedefine/>
    <w:rsid w:val="00622422"/>
    <w:pPr>
      <w:jc w:val="left"/>
    </w:pPr>
    <w:rPr>
      <w:color w:val="003400"/>
    </w:rPr>
  </w:style>
  <w:style w:type="paragraph" w:customStyle="1" w:styleId="HeadingNotNumbered">
    <w:name w:val="Heading Not Numbered"/>
    <w:basedOn w:val="Heading1"/>
    <w:next w:val="BodyText"/>
    <w:autoRedefine/>
    <w:rsid w:val="00BC261A"/>
    <w:pPr>
      <w:spacing w:before="240" w:after="60" w:line="360" w:lineRule="auto"/>
      <w:outlineLvl w:val="9"/>
    </w:pPr>
    <w:rPr>
      <w:rFonts w:ascii="Verdana" w:hAnsi="Verdana" w:cs="Tahoma"/>
      <w:iCs/>
      <w:caps w:val="0"/>
      <w:spacing w:val="-10"/>
    </w:rPr>
  </w:style>
  <w:style w:type="paragraph" w:styleId="BodyText">
    <w:name w:val="Body Text"/>
    <w:basedOn w:val="Normal"/>
    <w:rsid w:val="00BC261A"/>
    <w:pPr>
      <w:spacing w:after="120"/>
    </w:pPr>
  </w:style>
  <w:style w:type="paragraph" w:customStyle="1" w:styleId="headingbang">
    <w:name w:val="heading bang"/>
    <w:basedOn w:val="HeadingLv1"/>
    <w:autoRedefine/>
    <w:rsid w:val="00BC261A"/>
    <w:pPr>
      <w:ind w:left="7"/>
    </w:pPr>
    <w:rPr>
      <w:rFonts w:ascii="Tahoma" w:hAnsi="Tahoma"/>
    </w:rPr>
  </w:style>
  <w:style w:type="paragraph" w:customStyle="1" w:styleId="bang">
    <w:name w:val="bang"/>
    <w:basedOn w:val="Normal"/>
    <w:autoRedefine/>
    <w:rsid w:val="00DD2434"/>
    <w:pPr>
      <w:ind w:left="-38"/>
    </w:pPr>
    <w:rPr>
      <w:rFonts w:cs="Tahoma"/>
      <w:sz w:val="18"/>
    </w:rPr>
  </w:style>
  <w:style w:type="paragraph" w:customStyle="1" w:styleId="Bang0">
    <w:name w:val="Bang"/>
    <w:basedOn w:val="Normal"/>
    <w:autoRedefine/>
    <w:rsid w:val="00BC261A"/>
    <w:pPr>
      <w:autoSpaceDE w:val="0"/>
      <w:autoSpaceDN w:val="0"/>
      <w:spacing w:before="80" w:after="80" w:line="240" w:lineRule="auto"/>
      <w:ind w:left="58"/>
    </w:pPr>
    <w:rPr>
      <w:rFonts w:cs="Tahoma"/>
      <w:noProof/>
      <w:sz w:val="18"/>
    </w:rPr>
  </w:style>
  <w:style w:type="paragraph" w:styleId="TOC1">
    <w:name w:val="toc 1"/>
    <w:basedOn w:val="Normal"/>
    <w:next w:val="Normal"/>
    <w:autoRedefine/>
    <w:uiPriority w:val="39"/>
    <w:rsid w:val="00BC261A"/>
    <w:pPr>
      <w:tabs>
        <w:tab w:val="left" w:pos="540"/>
        <w:tab w:val="right" w:leader="dot" w:pos="8630"/>
      </w:tabs>
      <w:spacing w:before="360" w:after="240" w:line="240" w:lineRule="auto"/>
      <w:ind w:left="0"/>
    </w:pPr>
    <w:rPr>
      <w:rFonts w:cs="Tahoma"/>
      <w:b/>
      <w:bCs/>
      <w:iCs/>
      <w:caps/>
      <w:noProof/>
      <w:kern w:val="28"/>
      <w:szCs w:val="24"/>
    </w:rPr>
  </w:style>
  <w:style w:type="paragraph" w:styleId="TOC2">
    <w:name w:val="toc 2"/>
    <w:basedOn w:val="Normal"/>
    <w:next w:val="Normal"/>
    <w:autoRedefine/>
    <w:uiPriority w:val="39"/>
    <w:rsid w:val="00BC261A"/>
    <w:pPr>
      <w:tabs>
        <w:tab w:val="left" w:pos="1000"/>
        <w:tab w:val="right" w:leader="dot" w:pos="8630"/>
      </w:tabs>
      <w:spacing w:line="240" w:lineRule="auto"/>
    </w:pPr>
    <w:rPr>
      <w:rFonts w:cs="Tahoma"/>
      <w:noProof/>
      <w:kern w:val="28"/>
      <w:szCs w:val="24"/>
    </w:rPr>
  </w:style>
  <w:style w:type="paragraph" w:styleId="TOC3">
    <w:name w:val="toc 3"/>
    <w:basedOn w:val="Normal"/>
    <w:next w:val="Normal"/>
    <w:autoRedefine/>
    <w:uiPriority w:val="39"/>
    <w:rsid w:val="00BC261A"/>
    <w:pPr>
      <w:ind w:left="400"/>
    </w:pPr>
    <w:rPr>
      <w:rFonts w:ascii="Times New Roman" w:hAnsi="Times New Roman"/>
      <w:i/>
      <w:iCs/>
      <w:szCs w:val="24"/>
    </w:rPr>
  </w:style>
  <w:style w:type="paragraph" w:styleId="TOC4">
    <w:name w:val="toc 4"/>
    <w:basedOn w:val="Normal"/>
    <w:next w:val="Normal"/>
    <w:autoRedefine/>
    <w:semiHidden/>
    <w:rsid w:val="00BC261A"/>
    <w:pPr>
      <w:ind w:left="600"/>
    </w:pPr>
    <w:rPr>
      <w:rFonts w:ascii="Times New Roman" w:hAnsi="Times New Roman"/>
      <w:szCs w:val="21"/>
    </w:rPr>
  </w:style>
  <w:style w:type="paragraph" w:styleId="TOC5">
    <w:name w:val="toc 5"/>
    <w:basedOn w:val="Normal"/>
    <w:next w:val="Normal"/>
    <w:autoRedefine/>
    <w:semiHidden/>
    <w:rsid w:val="00BC261A"/>
    <w:pPr>
      <w:ind w:left="800"/>
    </w:pPr>
    <w:rPr>
      <w:rFonts w:ascii="Times New Roman" w:hAnsi="Times New Roman"/>
      <w:szCs w:val="21"/>
    </w:rPr>
  </w:style>
  <w:style w:type="paragraph" w:styleId="TOC6">
    <w:name w:val="toc 6"/>
    <w:basedOn w:val="Normal"/>
    <w:next w:val="Normal"/>
    <w:autoRedefine/>
    <w:semiHidden/>
    <w:rsid w:val="00BC261A"/>
    <w:pPr>
      <w:ind w:left="1000"/>
    </w:pPr>
    <w:rPr>
      <w:rFonts w:ascii="Times New Roman" w:hAnsi="Times New Roman"/>
      <w:szCs w:val="21"/>
    </w:rPr>
  </w:style>
  <w:style w:type="paragraph" w:styleId="TOC7">
    <w:name w:val="toc 7"/>
    <w:basedOn w:val="Normal"/>
    <w:next w:val="Normal"/>
    <w:autoRedefine/>
    <w:semiHidden/>
    <w:rsid w:val="00BC261A"/>
    <w:pPr>
      <w:ind w:left="1200"/>
    </w:pPr>
    <w:rPr>
      <w:rFonts w:ascii="Times New Roman" w:hAnsi="Times New Roman"/>
      <w:szCs w:val="21"/>
    </w:rPr>
  </w:style>
  <w:style w:type="paragraph" w:styleId="TOC8">
    <w:name w:val="toc 8"/>
    <w:basedOn w:val="Normal"/>
    <w:next w:val="Normal"/>
    <w:autoRedefine/>
    <w:semiHidden/>
    <w:rsid w:val="00BC261A"/>
    <w:pPr>
      <w:ind w:left="1400"/>
    </w:pPr>
    <w:rPr>
      <w:rFonts w:ascii="Times New Roman" w:hAnsi="Times New Roman"/>
      <w:szCs w:val="21"/>
    </w:rPr>
  </w:style>
  <w:style w:type="paragraph" w:styleId="TOC9">
    <w:name w:val="toc 9"/>
    <w:basedOn w:val="Normal"/>
    <w:next w:val="Normal"/>
    <w:autoRedefine/>
    <w:semiHidden/>
    <w:rsid w:val="00BC261A"/>
    <w:pPr>
      <w:ind w:left="1600"/>
    </w:pPr>
    <w:rPr>
      <w:rFonts w:ascii="Times New Roman" w:hAnsi="Times New Roman"/>
      <w:szCs w:val="21"/>
    </w:rPr>
  </w:style>
  <w:style w:type="character" w:styleId="PageNumber">
    <w:name w:val="page number"/>
    <w:basedOn w:val="DefaultParagraphFont"/>
    <w:rsid w:val="00BC261A"/>
  </w:style>
  <w:style w:type="paragraph" w:customStyle="1" w:styleId="NormalH">
    <w:name w:val="NormalH"/>
    <w:basedOn w:val="Normal"/>
    <w:rsid w:val="00BC261A"/>
  </w:style>
  <w:style w:type="paragraph" w:styleId="BodyTextIndent2">
    <w:name w:val="Body Text Indent 2"/>
    <w:basedOn w:val="Normal"/>
    <w:rsid w:val="00BC261A"/>
    <w:pPr>
      <w:ind w:left="1980" w:firstLine="7"/>
      <w:jc w:val="both"/>
    </w:pPr>
  </w:style>
  <w:style w:type="paragraph" w:customStyle="1" w:styleId="NormalIndent">
    <w:name w:val="NormalIndent"/>
    <w:basedOn w:val="Normal"/>
    <w:autoRedefine/>
    <w:rsid w:val="00BC261A"/>
    <w:pPr>
      <w:numPr>
        <w:numId w:val="2"/>
      </w:numPr>
      <w:tabs>
        <w:tab w:val="clear" w:pos="720"/>
        <w:tab w:val="num" w:pos="900"/>
      </w:tabs>
      <w:ind w:left="900"/>
      <w:jc w:val="both"/>
    </w:pPr>
  </w:style>
  <w:style w:type="paragraph" w:customStyle="1" w:styleId="NormalIndent2">
    <w:name w:val="NormalIndent2"/>
    <w:basedOn w:val="NormalIndent"/>
    <w:autoRedefine/>
    <w:rsid w:val="00BC261A"/>
    <w:pPr>
      <w:numPr>
        <w:ilvl w:val="1"/>
      </w:numPr>
    </w:pPr>
  </w:style>
  <w:style w:type="paragraph" w:styleId="ListBullet">
    <w:name w:val="List Bullet"/>
    <w:basedOn w:val="Normal"/>
    <w:autoRedefine/>
    <w:rsid w:val="00BC261A"/>
    <w:pPr>
      <w:numPr>
        <w:numId w:val="3"/>
      </w:numPr>
      <w:jc w:val="both"/>
    </w:pPr>
  </w:style>
  <w:style w:type="paragraph" w:customStyle="1" w:styleId="Level2Textbullet">
    <w:name w:val="Level 2 Text bullet"/>
    <w:basedOn w:val="Normal"/>
    <w:autoRedefine/>
    <w:rsid w:val="00BC261A"/>
    <w:pPr>
      <w:numPr>
        <w:numId w:val="4"/>
      </w:numPr>
    </w:pPr>
    <w:rPr>
      <w:rFonts w:cs="Tahoma"/>
      <w:lang w:val="en-GB"/>
    </w:rPr>
  </w:style>
  <w:style w:type="paragraph" w:customStyle="1" w:styleId="Bangheader">
    <w:name w:val="Bangheader"/>
    <w:basedOn w:val="Normal"/>
    <w:autoRedefine/>
    <w:rsid w:val="00BC261A"/>
    <w:pPr>
      <w:ind w:left="0"/>
      <w:jc w:val="center"/>
    </w:pPr>
    <w:rPr>
      <w:b/>
      <w:color w:val="800000"/>
      <w:sz w:val="18"/>
    </w:rPr>
  </w:style>
  <w:style w:type="paragraph" w:styleId="DocumentMap">
    <w:name w:val="Document Map"/>
    <w:basedOn w:val="Normal"/>
    <w:semiHidden/>
    <w:rsid w:val="00BC261A"/>
    <w:pPr>
      <w:shd w:val="clear" w:color="auto" w:fill="000080"/>
    </w:pPr>
    <w:rPr>
      <w:rFonts w:cs="Tahoma"/>
    </w:rPr>
  </w:style>
  <w:style w:type="paragraph" w:styleId="BalloonText">
    <w:name w:val="Balloon Text"/>
    <w:basedOn w:val="Normal"/>
    <w:semiHidden/>
    <w:rsid w:val="00BC261A"/>
    <w:rPr>
      <w:rFonts w:cs="Tahoma"/>
      <w:sz w:val="16"/>
      <w:szCs w:val="16"/>
    </w:rPr>
  </w:style>
  <w:style w:type="paragraph" w:styleId="NormalWeb">
    <w:name w:val="Normal (Web)"/>
    <w:basedOn w:val="Normal"/>
    <w:rsid w:val="00BC261A"/>
    <w:pPr>
      <w:spacing w:before="100" w:beforeAutospacing="1" w:after="100" w:afterAutospacing="1" w:line="240" w:lineRule="auto"/>
      <w:ind w:left="0"/>
    </w:pPr>
    <w:rPr>
      <w:rFonts w:ascii="Times New Roman" w:eastAsia="MS Mincho" w:hAnsi="Times New Roman"/>
      <w:sz w:val="24"/>
      <w:szCs w:val="24"/>
      <w:lang w:eastAsia="ja-JP"/>
    </w:rPr>
  </w:style>
  <w:style w:type="paragraph" w:customStyle="1" w:styleId="Heading1H1">
    <w:name w:val="Heading 1.H1"/>
    <w:basedOn w:val="Normal"/>
    <w:next w:val="Normal"/>
    <w:rsid w:val="00BC261A"/>
    <w:pPr>
      <w:keepNext/>
      <w:numPr>
        <w:numId w:val="6"/>
      </w:numPr>
      <w:spacing w:before="240" w:after="240"/>
      <w:ind w:left="360" w:hanging="360"/>
      <w:outlineLvl w:val="0"/>
    </w:pPr>
    <w:rPr>
      <w:b/>
      <w:bCs/>
      <w:caps/>
      <w:kern w:val="28"/>
      <w:sz w:val="24"/>
      <w:szCs w:val="24"/>
      <w:lang w:val="en-AU"/>
    </w:rPr>
  </w:style>
  <w:style w:type="paragraph" w:customStyle="1" w:styleId="Heading2H2">
    <w:name w:val="Heading 2.H2"/>
    <w:basedOn w:val="Normal"/>
    <w:next w:val="Normal"/>
    <w:rsid w:val="00BC261A"/>
    <w:pPr>
      <w:keepNext/>
      <w:numPr>
        <w:ilvl w:val="1"/>
        <w:numId w:val="6"/>
      </w:numPr>
      <w:spacing w:before="240" w:after="200"/>
      <w:ind w:left="360" w:hanging="360"/>
      <w:jc w:val="both"/>
      <w:outlineLvl w:val="1"/>
    </w:pPr>
    <w:rPr>
      <w:b/>
      <w:bCs/>
      <w:lang w:val="en-AU"/>
    </w:rPr>
  </w:style>
  <w:style w:type="paragraph" w:customStyle="1" w:styleId="Level3Text">
    <w:name w:val="Level 3 Text"/>
    <w:basedOn w:val="Normal"/>
    <w:rsid w:val="00BC261A"/>
    <w:pPr>
      <w:spacing w:before="0"/>
      <w:ind w:left="1168"/>
    </w:pPr>
    <w:rPr>
      <w:lang w:val="en-GB"/>
    </w:rPr>
  </w:style>
  <w:style w:type="paragraph" w:customStyle="1" w:styleId="Level2Text">
    <w:name w:val="Level 2 Text"/>
    <w:basedOn w:val="Normal"/>
    <w:rsid w:val="00BC261A"/>
    <w:pPr>
      <w:spacing w:before="0"/>
      <w:ind w:left="448"/>
    </w:pPr>
    <w:rPr>
      <w:rFonts w:ascii="Times New Roman" w:hAnsi="Times New Roman"/>
      <w:lang w:val="en-GB"/>
    </w:rPr>
  </w:style>
  <w:style w:type="paragraph" w:customStyle="1" w:styleId="Level1Text">
    <w:name w:val="Level 1 Text"/>
    <w:basedOn w:val="Normal"/>
    <w:rsid w:val="00BC261A"/>
    <w:pPr>
      <w:spacing w:before="0"/>
    </w:pPr>
    <w:rPr>
      <w:rFonts w:ascii="Times New Roman" w:hAnsi="Times New Roman"/>
      <w:lang w:val="en-GB"/>
    </w:rPr>
  </w:style>
  <w:style w:type="character" w:customStyle="1" w:styleId="Heading5Char">
    <w:name w:val="Heading 5 Char"/>
    <w:rsid w:val="00BC261A"/>
    <w:rPr>
      <w:rFonts w:ascii=".VnTime" w:hAnsi=".VnTime"/>
      <w:b/>
      <w:bCs/>
      <w:noProof/>
      <w:lang w:val="en-US" w:eastAsia="en-US" w:bidi="ar-SA"/>
    </w:rPr>
  </w:style>
  <w:style w:type="character" w:customStyle="1" w:styleId="mw-headline">
    <w:name w:val="mw-headline"/>
    <w:basedOn w:val="DefaultParagraphFont"/>
    <w:rsid w:val="002E5EAC"/>
  </w:style>
  <w:style w:type="character" w:customStyle="1" w:styleId="editsection">
    <w:name w:val="editsection"/>
    <w:basedOn w:val="DefaultParagraphFont"/>
    <w:rsid w:val="002E5EAC"/>
  </w:style>
  <w:style w:type="paragraph" w:customStyle="1" w:styleId="body">
    <w:name w:val="body"/>
    <w:basedOn w:val="Normal"/>
    <w:rsid w:val="00165A9F"/>
    <w:pPr>
      <w:spacing w:before="100" w:beforeAutospacing="1" w:after="100" w:afterAutospacing="1" w:line="240" w:lineRule="auto"/>
      <w:ind w:left="0"/>
    </w:pPr>
    <w:rPr>
      <w:rFonts w:ascii="Times New Roman" w:eastAsia="MS Mincho" w:hAnsi="Times New Roman"/>
      <w:sz w:val="24"/>
      <w:szCs w:val="24"/>
      <w:lang w:eastAsia="ja-JP"/>
    </w:rPr>
  </w:style>
  <w:style w:type="character" w:customStyle="1" w:styleId="ctarticletitle1">
    <w:name w:val="ctarticletitle1"/>
    <w:rsid w:val="00E91382"/>
    <w:rPr>
      <w:rFonts w:ascii="Arial" w:hAnsi="Arial" w:cs="Arial" w:hint="default"/>
      <w:b/>
      <w:bCs/>
      <w:color w:val="330066"/>
      <w:sz w:val="34"/>
      <w:szCs w:val="34"/>
    </w:rPr>
  </w:style>
  <w:style w:type="character" w:customStyle="1" w:styleId="ctauthor1">
    <w:name w:val="ctauthor1"/>
    <w:rsid w:val="00E91382"/>
    <w:rPr>
      <w:b/>
      <w:bCs/>
      <w:i w:val="0"/>
      <w:iCs w:val="0"/>
    </w:rPr>
  </w:style>
  <w:style w:type="table" w:styleId="TableGrid">
    <w:name w:val="Table Grid"/>
    <w:basedOn w:val="TableNormal"/>
    <w:rsid w:val="00E91382"/>
    <w:pPr>
      <w:spacing w:before="120" w:line="360" w:lineRule="auto"/>
      <w:ind w:left="547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lackbody">
    <w:name w:val="blackbody"/>
    <w:basedOn w:val="DefaultParagraphFont"/>
    <w:rsid w:val="00B74C72"/>
  </w:style>
  <w:style w:type="character" w:customStyle="1" w:styleId="caption-before">
    <w:name w:val="caption-before"/>
    <w:basedOn w:val="DefaultParagraphFont"/>
    <w:rsid w:val="00B34E93"/>
  </w:style>
  <w:style w:type="paragraph" w:customStyle="1" w:styleId="H3">
    <w:name w:val="H_3"/>
    <w:basedOn w:val="Heading3"/>
    <w:rsid w:val="004C43EA"/>
    <w:pPr>
      <w:numPr>
        <w:ilvl w:val="2"/>
        <w:numId w:val="9"/>
      </w:numPr>
      <w:tabs>
        <w:tab w:val="clear" w:pos="3924"/>
      </w:tabs>
      <w:spacing w:before="240"/>
      <w:ind w:left="567" w:hanging="567"/>
    </w:pPr>
    <w:rPr>
      <w:rFonts w:cs="Tahoma"/>
      <w:bCs/>
    </w:rPr>
  </w:style>
  <w:style w:type="paragraph" w:customStyle="1" w:styleId="doctext">
    <w:name w:val="doctext"/>
    <w:basedOn w:val="Normal"/>
    <w:rsid w:val="0019530D"/>
    <w:pPr>
      <w:spacing w:before="100" w:beforeAutospacing="1" w:after="100" w:afterAutospacing="1" w:line="240" w:lineRule="auto"/>
      <w:ind w:left="0"/>
    </w:pPr>
    <w:rPr>
      <w:rFonts w:ascii="Times New Roman" w:hAnsi="Times New Roman"/>
      <w:color w:val="000000"/>
      <w:sz w:val="21"/>
      <w:szCs w:val="21"/>
    </w:rPr>
  </w:style>
  <w:style w:type="paragraph" w:customStyle="1" w:styleId="doclist">
    <w:name w:val="doclist"/>
    <w:basedOn w:val="Normal"/>
    <w:rsid w:val="0019530D"/>
    <w:pPr>
      <w:spacing w:before="100" w:beforeAutospacing="1" w:after="100" w:afterAutospacing="1" w:line="240" w:lineRule="auto"/>
      <w:ind w:left="0"/>
    </w:pPr>
    <w:rPr>
      <w:rFonts w:ascii="Times New Roman" w:hAnsi="Times New Roman"/>
      <w:color w:val="000000"/>
      <w:sz w:val="21"/>
      <w:szCs w:val="21"/>
    </w:rPr>
  </w:style>
  <w:style w:type="character" w:customStyle="1" w:styleId="docemphasis1">
    <w:name w:val="docemphasis1"/>
    <w:rsid w:val="0019530D"/>
    <w:rPr>
      <w:i/>
      <w:iCs/>
    </w:rPr>
  </w:style>
  <w:style w:type="paragraph" w:customStyle="1" w:styleId="StyledoclistArial10pt">
    <w:name w:val="Style doclist + Arial 10 pt"/>
    <w:basedOn w:val="doclist"/>
    <w:autoRedefine/>
    <w:rsid w:val="007C70BC"/>
    <w:pPr>
      <w:numPr>
        <w:ilvl w:val="1"/>
        <w:numId w:val="10"/>
      </w:numPr>
      <w:spacing w:before="120" w:beforeAutospacing="0" w:after="0" w:afterAutospacing="0" w:line="360" w:lineRule="auto"/>
    </w:pPr>
    <w:rPr>
      <w:rFonts w:ascii="Arial" w:hAnsi="Arial"/>
      <w:sz w:val="20"/>
      <w:lang w:val="en-GB"/>
    </w:rPr>
  </w:style>
  <w:style w:type="paragraph" w:customStyle="1" w:styleId="Bangheader8pt">
    <w:name w:val="Bangheader + 8 pt"/>
    <w:aliases w:val="(Complex) Italic,Auto,Left,Before:  4 pt,After:  4 pt,..."/>
    <w:basedOn w:val="Bangheader"/>
    <w:rsid w:val="00ED02F3"/>
    <w:pPr>
      <w:autoSpaceDE w:val="0"/>
      <w:autoSpaceDN w:val="0"/>
      <w:spacing w:before="80" w:after="80" w:line="240" w:lineRule="auto"/>
      <w:jc w:val="left"/>
      <w:outlineLvl w:val="6"/>
    </w:pPr>
    <w:rPr>
      <w:rFonts w:eastAsia="MS Mincho" w:cs="Tahoma"/>
      <w:iCs/>
      <w:color w:val="auto"/>
      <w:sz w:val="16"/>
      <w:szCs w:val="16"/>
    </w:rPr>
  </w:style>
  <w:style w:type="paragraph" w:customStyle="1" w:styleId="StyleBangheaderLeft006cm">
    <w:name w:val="Style Bangheader + Left:  006 cm"/>
    <w:basedOn w:val="Bangheader"/>
    <w:autoRedefine/>
    <w:rsid w:val="000C229E"/>
    <w:pPr>
      <w:spacing w:before="80" w:after="80"/>
      <w:ind w:left="34"/>
    </w:pPr>
    <w:rPr>
      <w:b w:val="0"/>
      <w:bCs/>
      <w:color w:val="auto"/>
      <w:spacing w:val="-6"/>
      <w:szCs w:val="18"/>
      <w:lang w:val="en-GB"/>
    </w:rPr>
  </w:style>
  <w:style w:type="paragraph" w:customStyle="1" w:styleId="StyleBangLeft006cm">
    <w:name w:val="Style Bang + Left:  006 cm"/>
    <w:basedOn w:val="Bang0"/>
    <w:autoRedefine/>
    <w:rsid w:val="000C229E"/>
    <w:pPr>
      <w:autoSpaceDE/>
      <w:autoSpaceDN/>
      <w:spacing w:line="360" w:lineRule="auto"/>
      <w:ind w:left="0"/>
    </w:pPr>
    <w:rPr>
      <w:rFonts w:cs="Times New Roman"/>
      <w:iCs/>
      <w:noProof w:val="0"/>
      <w:spacing w:val="-6"/>
      <w:szCs w:val="18"/>
      <w:lang w:val="en-GB"/>
    </w:rPr>
  </w:style>
  <w:style w:type="paragraph" w:customStyle="1" w:styleId="NormalT">
    <w:name w:val="NormalT"/>
    <w:basedOn w:val="Normal"/>
    <w:rsid w:val="00403908"/>
    <w:pPr>
      <w:ind w:left="547"/>
    </w:pPr>
    <w:rPr>
      <w:rFonts w:ascii="Tahoma" w:eastAsia="MS Mincho" w:hAnsi="Tahoma" w:cs="Arial"/>
    </w:rPr>
  </w:style>
  <w:style w:type="paragraph" w:customStyle="1" w:styleId="comment">
    <w:name w:val="comment"/>
    <w:basedOn w:val="Normal"/>
    <w:rsid w:val="00097A8D"/>
    <w:pPr>
      <w:ind w:left="144"/>
    </w:pPr>
    <w:rPr>
      <w:rFonts w:ascii="Tahoma" w:eastAsia="MS Mincho" w:hAnsi="Tahoma" w:cs="Arial"/>
      <w:bCs/>
      <w:i/>
      <w:snapToGrid w:val="0"/>
      <w:color w:val="808080"/>
      <w:lang w:eastAsia="ja-JP"/>
    </w:rPr>
  </w:style>
  <w:style w:type="paragraph" w:customStyle="1" w:styleId="TableNormal1">
    <w:name w:val="Table Normal1"/>
    <w:basedOn w:val="Normal"/>
    <w:rsid w:val="00097A8D"/>
    <w:pPr>
      <w:spacing w:before="40" w:after="40" w:line="240" w:lineRule="auto"/>
      <w:ind w:left="0"/>
    </w:pPr>
    <w:rPr>
      <w:rFonts w:ascii="Tahoma" w:eastAsia="MS Mincho" w:hAnsi="Tahoma" w:cs="Tahoma"/>
      <w:bCs/>
      <w:color w:val="000000"/>
      <w:szCs w:val="24"/>
      <w:lang w:val="en-GB" w:eastAsia="ja-JP"/>
    </w:rPr>
  </w:style>
  <w:style w:type="paragraph" w:customStyle="1" w:styleId="NormalTableHeader">
    <w:name w:val="Normal Table Header"/>
    <w:basedOn w:val="NormalIndent0"/>
    <w:rsid w:val="00097A8D"/>
    <w:pPr>
      <w:keepNext/>
      <w:keepLines/>
      <w:tabs>
        <w:tab w:val="left" w:pos="702"/>
        <w:tab w:val="left" w:pos="1080"/>
      </w:tabs>
      <w:spacing w:after="120"/>
      <w:ind w:left="0"/>
      <w:jc w:val="center"/>
    </w:pPr>
    <w:rPr>
      <w:rFonts w:ascii="Tahoma" w:eastAsia="MS Mincho" w:hAnsi="Tahoma" w:cs="Arial"/>
      <w:b/>
      <w:snapToGrid w:val="0"/>
      <w:lang w:eastAsia="ja-JP"/>
    </w:rPr>
  </w:style>
  <w:style w:type="paragraph" w:styleId="NormalIndent0">
    <w:name w:val="Normal Indent"/>
    <w:basedOn w:val="Normal"/>
    <w:rsid w:val="00097A8D"/>
    <w:pPr>
      <w:ind w:left="720"/>
    </w:pPr>
  </w:style>
  <w:style w:type="character" w:customStyle="1" w:styleId="hps">
    <w:name w:val="hps"/>
    <w:basedOn w:val="DefaultParagraphFont"/>
    <w:rsid w:val="00097A8D"/>
  </w:style>
  <w:style w:type="paragraph" w:customStyle="1" w:styleId="NAT">
    <w:name w:val="NAT"/>
    <w:basedOn w:val="Caption"/>
    <w:rsid w:val="00197625"/>
    <w:pPr>
      <w:widowControl w:val="0"/>
      <w:spacing w:before="0" w:line="240" w:lineRule="auto"/>
      <w:ind w:left="0"/>
      <w:jc w:val="center"/>
    </w:pPr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unhideWhenUsed/>
    <w:qFormat/>
    <w:rsid w:val="00197625"/>
    <w:rPr>
      <w:b/>
      <w:bCs/>
    </w:rPr>
  </w:style>
  <w:style w:type="paragraph" w:customStyle="1" w:styleId="TableCaption">
    <w:name w:val="TableCaption"/>
    <w:basedOn w:val="NormalIndent0"/>
    <w:rsid w:val="00AB6F34"/>
    <w:pPr>
      <w:widowControl w:val="0"/>
      <w:spacing w:line="240" w:lineRule="auto"/>
      <w:ind w:left="-14" w:right="14"/>
    </w:pPr>
    <w:rPr>
      <w:rFonts w:ascii="Tahoma" w:eastAsia="MS Mincho" w:hAnsi="Tahoma" w:cs="Arial"/>
      <w:b/>
      <w:snapToGrid w:val="0"/>
    </w:rPr>
  </w:style>
  <w:style w:type="character" w:customStyle="1" w:styleId="Heading1Char">
    <w:name w:val="Heading 1 Char"/>
    <w:aliases w:val="H1 Char,H1 + Left Char,Before:  18 pt Char,After:  6 pt Char,Line spacing:  single + (C... Char"/>
    <w:basedOn w:val="DefaultParagraphFont"/>
    <w:link w:val="Heading1"/>
    <w:rsid w:val="00720EBA"/>
    <w:rPr>
      <w:rFonts w:ascii="Arial" w:hAnsi="Arial"/>
      <w:b/>
      <w:bCs/>
      <w:caps/>
      <w:kern w:val="28"/>
      <w:sz w:val="24"/>
      <w:szCs w:val="24"/>
    </w:rPr>
  </w:style>
  <w:style w:type="character" w:customStyle="1" w:styleId="Heading2Char">
    <w:name w:val="Heading 2 Char"/>
    <w:aliases w:val="l2 Char,HD2 Char"/>
    <w:basedOn w:val="DefaultParagraphFont"/>
    <w:link w:val="Heading2"/>
    <w:rsid w:val="00C54633"/>
    <w:rPr>
      <w:rFonts w:ascii="Arial" w:hAnsi="Arial"/>
      <w:b/>
      <w:bCs/>
      <w:i/>
      <w:iCs/>
      <w:kern w:val="28"/>
      <w:sz w:val="22"/>
    </w:rPr>
  </w:style>
  <w:style w:type="character" w:customStyle="1" w:styleId="Heading3Char">
    <w:name w:val="Heading 3 Char"/>
    <w:basedOn w:val="DefaultParagraphFont"/>
    <w:link w:val="Heading3"/>
    <w:rsid w:val="002B2923"/>
    <w:rPr>
      <w:rFonts w:ascii="Arial" w:hAnsi="Arial"/>
      <w:b/>
    </w:rPr>
  </w:style>
  <w:style w:type="paragraph" w:customStyle="1" w:styleId="StyleHeading3LatinArialComplexTahomaLatin9ptC">
    <w:name w:val="Style Heading 3 + (Latin) Arial (Complex) Tahoma (Latin) 9 pt (C..."/>
    <w:basedOn w:val="Heading3"/>
    <w:rsid w:val="00366224"/>
    <w:pPr>
      <w:tabs>
        <w:tab w:val="num" w:pos="3924"/>
      </w:tabs>
      <w:spacing w:before="240"/>
      <w:ind w:left="3924" w:hanging="504"/>
    </w:pPr>
    <w:rPr>
      <w:rFonts w:cs="Tahoma"/>
      <w:bCs/>
    </w:rPr>
  </w:style>
  <w:style w:type="character" w:customStyle="1" w:styleId="3oh-">
    <w:name w:val="_3oh-"/>
    <w:basedOn w:val="DefaultParagraphFont"/>
    <w:rsid w:val="000852BB"/>
  </w:style>
  <w:style w:type="paragraph" w:styleId="ListBullet2">
    <w:name w:val="List Bullet 2"/>
    <w:basedOn w:val="Normal"/>
    <w:rsid w:val="000852BB"/>
    <w:pPr>
      <w:numPr>
        <w:numId w:val="14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styleId="ListBullet3">
    <w:name w:val="List Bullet 3"/>
    <w:basedOn w:val="Normal"/>
    <w:rsid w:val="000852BB"/>
    <w:pPr>
      <w:numPr>
        <w:numId w:val="15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styleId="ListBullet4">
    <w:name w:val="List Bullet 4"/>
    <w:basedOn w:val="Normal"/>
    <w:rsid w:val="000852BB"/>
    <w:pPr>
      <w:numPr>
        <w:numId w:val="16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customStyle="1" w:styleId="-GACH">
    <w:name w:val="-GACH"/>
    <w:basedOn w:val="Normal"/>
    <w:rsid w:val="000852BB"/>
    <w:pPr>
      <w:numPr>
        <w:ilvl w:val="2"/>
        <w:numId w:val="17"/>
      </w:numPr>
      <w:spacing w:before="0" w:line="240" w:lineRule="auto"/>
    </w:pPr>
    <w:rPr>
      <w:rFonts w:ascii="VNI-Aptima" w:hAnsi="VNI-Aptima"/>
      <w:sz w:val="28"/>
      <w:szCs w:val="26"/>
    </w:rPr>
  </w:style>
  <w:style w:type="paragraph" w:styleId="ListNumber">
    <w:name w:val="List Number"/>
    <w:basedOn w:val="Normal"/>
    <w:rsid w:val="000852BB"/>
    <w:pPr>
      <w:numPr>
        <w:numId w:val="18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customStyle="1" w:styleId="Style1">
    <w:name w:val="Style1"/>
    <w:basedOn w:val="ListBullet"/>
    <w:rsid w:val="000852BB"/>
    <w:pPr>
      <w:numPr>
        <w:numId w:val="13"/>
      </w:numPr>
      <w:tabs>
        <w:tab w:val="left" w:pos="288"/>
      </w:tabs>
      <w:spacing w:before="160" w:after="160" w:line="288" w:lineRule="auto"/>
    </w:pPr>
    <w:rPr>
      <w:rFonts w:ascii="Times New Roman" w:hAnsi="Times New Roman"/>
      <w:b/>
      <w:sz w:val="26"/>
      <w:szCs w:val="26"/>
    </w:rPr>
  </w:style>
  <w:style w:type="paragraph" w:styleId="ListNumber3">
    <w:name w:val="List Number 3"/>
    <w:basedOn w:val="Normal"/>
    <w:rsid w:val="000852BB"/>
    <w:pPr>
      <w:numPr>
        <w:numId w:val="19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styleId="ListNumber2">
    <w:name w:val="List Number 2"/>
    <w:basedOn w:val="Normal"/>
    <w:rsid w:val="00720EBA"/>
    <w:pPr>
      <w:numPr>
        <w:numId w:val="20"/>
      </w:numPr>
      <w:tabs>
        <w:tab w:val="left" w:pos="720"/>
      </w:tabs>
      <w:spacing w:before="160" w:after="160" w:line="288" w:lineRule="auto"/>
      <w:jc w:val="both"/>
    </w:pPr>
    <w:rPr>
      <w:rFonts w:ascii="Times New Roman" w:hAnsi="Times New Roman"/>
      <w:sz w:val="26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720EBA"/>
    <w:pPr>
      <w:keepNext/>
      <w:pageBreakBefore w:val="0"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  <w:szCs w:val="32"/>
    </w:rPr>
  </w:style>
  <w:style w:type="character" w:styleId="CommentReference">
    <w:name w:val="annotation reference"/>
    <w:basedOn w:val="DefaultParagraphFont"/>
    <w:semiHidden/>
    <w:unhideWhenUsed/>
    <w:rsid w:val="004F61EE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4F61EE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semiHidden/>
    <w:rsid w:val="004F61EE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4F61EE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4F61EE"/>
    <w:rPr>
      <w:rFonts w:ascii="Arial" w:hAnsi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2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287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35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66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958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496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4640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957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8270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4540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321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001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4135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4352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5069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348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9895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25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551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3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11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0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783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68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4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3567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5742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165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592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49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54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99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5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2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429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045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63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9466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4070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14613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9937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218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2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4270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9320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3390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697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494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8872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9125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7060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2254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03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24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51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86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770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612753">
                  <w:blockQuote w:val="1"/>
                  <w:marLeft w:val="5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43977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33736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167658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11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73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6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20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63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8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785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405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5600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01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342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28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383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8902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99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64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7289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59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63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1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168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76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433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180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466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85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3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364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997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27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66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28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601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2909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526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850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9185">
          <w:marLeft w:val="0"/>
          <w:marRight w:val="0"/>
          <w:marTop w:val="0"/>
          <w:marBottom w:val="0"/>
          <w:divBdr>
            <w:top w:val="single" w:sz="6" w:space="8" w:color="000000"/>
            <w:left w:val="single" w:sz="6" w:space="8" w:color="000000"/>
            <w:bottom w:val="single" w:sz="6" w:space="8" w:color="000000"/>
            <w:right w:val="single" w:sz="6" w:space="8" w:color="000000"/>
          </w:divBdr>
        </w:div>
      </w:divsChild>
    </w:div>
    <w:div w:id="167903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76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3980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427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79193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7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2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148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79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97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4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052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90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388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4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7580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0713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9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0250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85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7200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5647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8754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283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815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3765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0286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2067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8198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3015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465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88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84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1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56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53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919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6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2009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70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78633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668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99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9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3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560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381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63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6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910561">
                  <w:marLeft w:val="167"/>
                  <w:marRight w:val="167"/>
                  <w:marTop w:val="167"/>
                  <w:marBottom w:val="167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778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8112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90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02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96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38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8317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hiennt\Working\AIAcademyVN\TPBankProject\Process\Template_Detailed_Design_Luc_Cuong_Co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 Version="1987"/>
</file>

<file path=customXml/itemProps1.xml><?xml version="1.0" encoding="utf-8"?>
<ds:datastoreItem xmlns:ds="http://schemas.openxmlformats.org/officeDocument/2006/customXml" ds:itemID="{6A37E339-083E-4549-AAF4-654FCE5965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Template_Detailed_Design_Luc_Cuong_Cong.dotx</Template>
  <TotalTime>42</TotalTime>
  <Pages>28</Pages>
  <Words>2134</Words>
  <Characters>12619</Characters>
  <Application>Microsoft Office Word</Application>
  <DocSecurity>0</DocSecurity>
  <Lines>105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Detail Design</vt:lpstr>
    </vt:vector>
  </TitlesOfParts>
  <Company>CTIN</Company>
  <LinksUpToDate>false</LinksUpToDate>
  <CharactersWithSpaces>14724</CharactersWithSpaces>
  <SharedDoc>false</SharedDoc>
  <HLinks>
    <vt:vector size="162" baseType="variant">
      <vt:variant>
        <vt:i4>1179701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_Toc306115119</vt:lpwstr>
      </vt:variant>
      <vt:variant>
        <vt:i4>1179701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_Toc306115118</vt:lpwstr>
      </vt:variant>
      <vt:variant>
        <vt:i4>1179701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_Toc306115117</vt:lpwstr>
      </vt:variant>
      <vt:variant>
        <vt:i4>1179701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_Toc306115116</vt:lpwstr>
      </vt:variant>
      <vt:variant>
        <vt:i4>1179701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_Toc306115115</vt:lpwstr>
      </vt:variant>
      <vt:variant>
        <vt:i4>1179701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_Toc306115114</vt:lpwstr>
      </vt:variant>
      <vt:variant>
        <vt:i4>1179701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_Toc306115113</vt:lpwstr>
      </vt:variant>
      <vt:variant>
        <vt:i4>1179701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_Toc306115112</vt:lpwstr>
      </vt:variant>
      <vt:variant>
        <vt:i4>1179701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_Toc306115111</vt:lpwstr>
      </vt:variant>
      <vt:variant>
        <vt:i4>1179701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_Toc306115110</vt:lpwstr>
      </vt:variant>
      <vt:variant>
        <vt:i4>1245237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_Toc306115109</vt:lpwstr>
      </vt:variant>
      <vt:variant>
        <vt:i4>1245237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_Toc306115108</vt:lpwstr>
      </vt:variant>
      <vt:variant>
        <vt:i4>1245237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_Toc306115107</vt:lpwstr>
      </vt:variant>
      <vt:variant>
        <vt:i4>1245237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_Toc306115106</vt:lpwstr>
      </vt:variant>
      <vt:variant>
        <vt:i4>1245237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_Toc306115105</vt:lpwstr>
      </vt:variant>
      <vt:variant>
        <vt:i4>1245237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_Toc306115104</vt:lpwstr>
      </vt:variant>
      <vt:variant>
        <vt:i4>1245237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_Toc306115103</vt:lpwstr>
      </vt:variant>
      <vt:variant>
        <vt:i4>1245237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_Toc306115102</vt:lpwstr>
      </vt:variant>
      <vt:variant>
        <vt:i4>1245237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_Toc306115101</vt:lpwstr>
      </vt:variant>
      <vt:variant>
        <vt:i4>1245237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_Toc306115100</vt:lpwstr>
      </vt:variant>
      <vt:variant>
        <vt:i4>1703988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_Toc306115099</vt:lpwstr>
      </vt:variant>
      <vt:variant>
        <vt:i4>1703988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_Toc306115098</vt:lpwstr>
      </vt:variant>
      <vt:variant>
        <vt:i4>1703988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_Toc306115097</vt:lpwstr>
      </vt:variant>
      <vt:variant>
        <vt:i4>1703988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_Toc306115096</vt:lpwstr>
      </vt:variant>
      <vt:variant>
        <vt:i4>1703988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_Toc306115095</vt:lpwstr>
      </vt:variant>
      <vt:variant>
        <vt:i4>1703988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_Toc306115094</vt:lpwstr>
      </vt:variant>
      <vt:variant>
        <vt:i4>6029388</vt:i4>
      </vt:variant>
      <vt:variant>
        <vt:i4>0</vt:i4>
      </vt:variant>
      <vt:variant>
        <vt:i4>0</vt:i4>
      </vt:variant>
      <vt:variant>
        <vt:i4>5</vt:i4>
      </vt:variant>
      <vt:variant>
        <vt:lpwstr>http://www.ct-in.com.vn/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Detail Design</dc:title>
  <dc:subject>v 1/0/0</dc:subject>
  <dc:creator>HienNT</dc:creator>
  <cp:lastModifiedBy>Phúc Nguyễn Hoàng</cp:lastModifiedBy>
  <cp:revision>7</cp:revision>
  <dcterms:created xsi:type="dcterms:W3CDTF">2021-01-07T22:02:00Z</dcterms:created>
  <dcterms:modified xsi:type="dcterms:W3CDTF">2026-06-23T10:00:00Z</dcterms:modified>
</cp:coreProperties>
</file>