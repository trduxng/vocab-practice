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6966"/>
      </w:tblGrid>
      <w:tr w:rsidR="009C78B2" w:rsidRPr="00690D67" w14:paraId="77DF07FE" w14:textId="77777777" w:rsidTr="000852BB">
        <w:trPr>
          <w:trHeight w:val="1790"/>
        </w:trPr>
        <w:tc>
          <w:tcPr>
            <w:tcW w:w="2376" w:type="dxa"/>
            <w:tcBorders>
              <w:top w:val="nil"/>
              <w:left w:val="nil"/>
              <w:bottom w:val="nil"/>
              <w:right w:val="nil"/>
            </w:tcBorders>
          </w:tcPr>
          <w:p w14:paraId="6D78103B" w14:textId="77777777" w:rsidR="009C78B2" w:rsidRPr="00690D67" w:rsidRDefault="009C78B2" w:rsidP="000852BB">
            <w:pPr>
              <w:ind w:left="0"/>
              <w:jc w:val="both"/>
              <w:rPr>
                <w:b/>
              </w:rPr>
            </w:pPr>
            <w:r w:rsidRPr="00A2651E">
              <w:rPr>
                <w:noProof/>
              </w:rPr>
              <w:drawing>
                <wp:inline distT="0" distB="0" distL="0" distR="0" wp14:anchorId="7E30D0F1" wp14:editId="31CC9B66">
                  <wp:extent cx="1371600" cy="466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466725"/>
                          </a:xfrm>
                          <a:prstGeom prst="rect">
                            <a:avLst/>
                          </a:prstGeom>
                          <a:noFill/>
                          <a:ln>
                            <a:noFill/>
                          </a:ln>
                        </pic:spPr>
                      </pic:pic>
                    </a:graphicData>
                  </a:graphic>
                </wp:inline>
              </w:drawing>
            </w:r>
          </w:p>
        </w:tc>
        <w:tc>
          <w:tcPr>
            <w:tcW w:w="6966" w:type="dxa"/>
            <w:tcBorders>
              <w:top w:val="nil"/>
              <w:left w:val="nil"/>
              <w:bottom w:val="nil"/>
              <w:right w:val="nil"/>
            </w:tcBorders>
          </w:tcPr>
          <w:p w14:paraId="3213AA7C" w14:textId="77777777" w:rsidR="009C78B2" w:rsidRPr="00C748C9" w:rsidRDefault="009C78B2" w:rsidP="000852BB">
            <w:pPr>
              <w:spacing w:line="240" w:lineRule="auto"/>
              <w:ind w:left="0"/>
              <w:jc w:val="both"/>
              <w:rPr>
                <w:rFonts w:ascii="Times New Roman" w:hAnsi="Times New Roman"/>
                <w:sz w:val="24"/>
                <w:szCs w:val="24"/>
              </w:rPr>
            </w:pPr>
            <w:r w:rsidRPr="00C748C9">
              <w:rPr>
                <w:rFonts w:ascii="Times New Roman" w:hAnsi="Times New Roman"/>
                <w:bCs/>
                <w:sz w:val="24"/>
                <w:szCs w:val="24"/>
              </w:rPr>
              <w:t>Viện Trí tuệ nhân tạo Việt Nam</w:t>
            </w:r>
          </w:p>
          <w:p w14:paraId="3780250C" w14:textId="77777777" w:rsidR="009C78B2" w:rsidRPr="00C748C9" w:rsidRDefault="009C78B2" w:rsidP="000852BB">
            <w:pPr>
              <w:spacing w:line="240" w:lineRule="auto"/>
              <w:ind w:left="0"/>
              <w:jc w:val="both"/>
              <w:rPr>
                <w:rFonts w:ascii="Times New Roman" w:hAnsi="Times New Roman"/>
                <w:sz w:val="24"/>
                <w:szCs w:val="24"/>
              </w:rPr>
            </w:pPr>
            <w:r w:rsidRPr="00C748C9">
              <w:rPr>
                <w:rFonts w:ascii="Times New Roman" w:hAnsi="Times New Roman"/>
                <w:sz w:val="24"/>
                <w:szCs w:val="24"/>
              </w:rPr>
              <w:t xml:space="preserve">Trụ sở: tòa nhà Trống Đồng, 489 Hoàng Quốc Việt, Cầu Giấy, Hà Nội. </w:t>
            </w:r>
          </w:p>
          <w:p w14:paraId="4A1A1A92" w14:textId="77777777" w:rsidR="009C78B2" w:rsidRPr="00C748C9" w:rsidRDefault="000852BB" w:rsidP="000852BB">
            <w:pPr>
              <w:spacing w:line="240" w:lineRule="auto"/>
              <w:ind w:left="0"/>
              <w:jc w:val="both"/>
              <w:rPr>
                <w:rFonts w:ascii="Times New Roman" w:hAnsi="Times New Roman"/>
                <w:sz w:val="24"/>
                <w:szCs w:val="24"/>
              </w:rPr>
            </w:pPr>
            <w:r w:rsidRPr="00802F5D">
              <w:rPr>
                <w:rFonts w:ascii="Times New Roman" w:hAnsi="Times New Roman"/>
                <w:sz w:val="24"/>
                <w:szCs w:val="24"/>
              </w:rPr>
              <w:t>Tel: (+84) 936393674 - Email: contact@aiacademy.edu.vn</w:t>
            </w:r>
          </w:p>
          <w:p w14:paraId="667A2B61" w14:textId="77777777" w:rsidR="009C78B2" w:rsidRPr="00C748C9" w:rsidRDefault="009C78B2" w:rsidP="000852BB">
            <w:pPr>
              <w:spacing w:line="240" w:lineRule="auto"/>
              <w:ind w:left="0"/>
              <w:jc w:val="both"/>
              <w:rPr>
                <w:rFonts w:ascii="Times New Roman" w:hAnsi="Times New Roman"/>
                <w:sz w:val="24"/>
                <w:szCs w:val="24"/>
              </w:rPr>
            </w:pPr>
            <w:r w:rsidRPr="00C748C9">
              <w:rPr>
                <w:rFonts w:ascii="Times New Roman" w:hAnsi="Times New Roman"/>
                <w:sz w:val="24"/>
                <w:szCs w:val="24"/>
              </w:rPr>
              <w:t xml:space="preserve">Website: </w:t>
            </w:r>
            <w:hyperlink r:id="rId9" w:history="1">
              <w:r w:rsidRPr="00C748C9">
                <w:rPr>
                  <w:rStyle w:val="Hyperlink"/>
                  <w:rFonts w:ascii="Times New Roman" w:hAnsi="Times New Roman"/>
                  <w:sz w:val="24"/>
                  <w:szCs w:val="24"/>
                </w:rPr>
                <w:t>https://www.aiacademy.edu.vn/</w:t>
              </w:r>
            </w:hyperlink>
          </w:p>
        </w:tc>
      </w:tr>
    </w:tbl>
    <w:p w14:paraId="4242A0B9" w14:textId="77777777" w:rsidR="00CD50C6" w:rsidRDefault="00CD50C6" w:rsidP="000852BB">
      <w:pPr>
        <w:jc w:val="both"/>
      </w:pPr>
    </w:p>
    <w:p w14:paraId="111CA004" w14:textId="77777777" w:rsidR="00CD50C6" w:rsidRDefault="00CD50C6" w:rsidP="000852BB">
      <w:pPr>
        <w:jc w:val="both"/>
      </w:pPr>
    </w:p>
    <w:p w14:paraId="123385E2" w14:textId="77777777" w:rsidR="00CD50C6" w:rsidRDefault="00CD50C6" w:rsidP="000852BB">
      <w:pPr>
        <w:jc w:val="both"/>
      </w:pPr>
    </w:p>
    <w:p w14:paraId="5DA3ED11" w14:textId="77777777" w:rsidR="00CD50C6" w:rsidRDefault="00CD50C6" w:rsidP="000852BB">
      <w:pPr>
        <w:jc w:val="both"/>
      </w:pPr>
    </w:p>
    <w:p w14:paraId="74CA8754" w14:textId="77777777" w:rsidR="00CD50C6" w:rsidRDefault="00CD50C6" w:rsidP="000852BB">
      <w:pPr>
        <w:jc w:val="both"/>
      </w:pPr>
    </w:p>
    <w:p w14:paraId="18B69FC6" w14:textId="77777777" w:rsidR="006D57DF" w:rsidRPr="006D57DF" w:rsidRDefault="000852BB" w:rsidP="00720EBA">
      <w:pPr>
        <w:spacing w:before="240"/>
        <w:ind w:left="0"/>
        <w:jc w:val="center"/>
        <w:rPr>
          <w:rFonts w:ascii="Times New Roman" w:hAnsi="Times New Roman"/>
          <w:b/>
          <w:color w:val="17365D"/>
          <w:spacing w:val="30"/>
          <w:sz w:val="48"/>
          <w:szCs w:val="48"/>
        </w:rPr>
      </w:pPr>
      <w:r w:rsidRPr="00802F5D">
        <w:rPr>
          <w:rFonts w:ascii="Times New Roman" w:hAnsi="Times New Roman"/>
          <w:b/>
          <w:color w:val="17365D"/>
          <w:spacing w:val="30"/>
          <w:sz w:val="26"/>
          <w:szCs w:val="48"/>
        </w:rPr>
        <w:t>&lt;PHẦN MỀM DỰ BÁO HẠN MỨC TIẾP QUỸ ATMFORECAST&gt;</w:t>
      </w:r>
    </w:p>
    <w:p w14:paraId="311C24F4" w14:textId="77777777" w:rsidR="00750CA1" w:rsidRDefault="00750CA1" w:rsidP="00720EBA">
      <w:pPr>
        <w:spacing w:before="240"/>
        <w:ind w:left="0"/>
        <w:jc w:val="center"/>
        <w:rPr>
          <w:rFonts w:ascii="Times New Roman" w:hAnsi="Times New Roman"/>
          <w:b/>
          <w:i/>
          <w:color w:val="17365D"/>
          <w:spacing w:val="30"/>
          <w:sz w:val="56"/>
          <w:szCs w:val="56"/>
        </w:rPr>
      </w:pPr>
      <w:r>
        <w:rPr>
          <w:rFonts w:ascii="Times New Roman" w:hAnsi="Times New Roman"/>
          <w:b/>
          <w:i/>
          <w:color w:val="17365D"/>
          <w:spacing w:val="30"/>
          <w:sz w:val="56"/>
          <w:szCs w:val="56"/>
        </w:rPr>
        <w:t>THIẾT KẾ</w:t>
      </w:r>
      <w:r w:rsidR="00197625">
        <w:rPr>
          <w:rFonts w:ascii="Times New Roman" w:hAnsi="Times New Roman"/>
          <w:b/>
          <w:i/>
          <w:color w:val="17365D"/>
          <w:spacing w:val="30"/>
          <w:sz w:val="56"/>
          <w:szCs w:val="56"/>
        </w:rPr>
        <w:t xml:space="preserve"> CHI TIẾT</w:t>
      </w:r>
    </w:p>
    <w:p w14:paraId="1FC27D0F" w14:textId="77777777" w:rsidR="00403908" w:rsidRPr="00403908" w:rsidRDefault="00403908" w:rsidP="000852BB">
      <w:pPr>
        <w:spacing w:before="240"/>
        <w:ind w:left="0"/>
        <w:jc w:val="both"/>
        <w:rPr>
          <w:rFonts w:ascii="Times New Roman" w:hAnsi="Times New Roman"/>
          <w:b/>
          <w:color w:val="AC0000"/>
          <w:spacing w:val="30"/>
          <w:sz w:val="48"/>
          <w:szCs w:val="4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6D9F1"/>
        <w:tblLayout w:type="fixed"/>
        <w:tblLook w:val="0000" w:firstRow="0" w:lastRow="0" w:firstColumn="0" w:lastColumn="0" w:noHBand="0" w:noVBand="0"/>
      </w:tblPr>
      <w:tblGrid>
        <w:gridCol w:w="2379"/>
        <w:gridCol w:w="3287"/>
      </w:tblGrid>
      <w:tr w:rsidR="00622422" w14:paraId="2C80D827" w14:textId="77777777" w:rsidTr="009C78B2">
        <w:trPr>
          <w:jc w:val="center"/>
        </w:trPr>
        <w:tc>
          <w:tcPr>
            <w:tcW w:w="2379" w:type="dxa"/>
            <w:shd w:val="clear" w:color="auto" w:fill="FABF8F" w:themeFill="accent6" w:themeFillTint="99"/>
          </w:tcPr>
          <w:p w14:paraId="034468D1" w14:textId="77777777" w:rsidR="00622422" w:rsidRPr="00745B4B" w:rsidRDefault="00622422" w:rsidP="000852BB">
            <w:pPr>
              <w:pStyle w:val="HeadingLv1"/>
              <w:jc w:val="both"/>
            </w:pPr>
            <w:r w:rsidRPr="00745B4B">
              <w:t>Mã dự án</w:t>
            </w:r>
          </w:p>
        </w:tc>
        <w:tc>
          <w:tcPr>
            <w:tcW w:w="3287" w:type="dxa"/>
            <w:shd w:val="clear" w:color="auto" w:fill="FABF8F" w:themeFill="accent6" w:themeFillTint="99"/>
          </w:tcPr>
          <w:p w14:paraId="7275CE86" w14:textId="77777777" w:rsidR="00622422" w:rsidRPr="00622422" w:rsidRDefault="000852BB" w:rsidP="000852BB">
            <w:pPr>
              <w:pStyle w:val="HeadingLv2"/>
              <w:jc w:val="both"/>
            </w:pPr>
            <w:r w:rsidRPr="00622422">
              <w:t>&lt;</w:t>
            </w:r>
            <w:bookmarkStart w:id="0" w:name="_Hlk56516617"/>
            <w:r w:rsidRPr="000B2352">
              <w:rPr>
                <w:rStyle w:val="3oh-"/>
                <w:bCs/>
              </w:rPr>
              <w:t>2020_02DAAIS_TPBank</w:t>
            </w:r>
            <w:bookmarkEnd w:id="0"/>
            <w:r w:rsidRPr="000B2352">
              <w:rPr>
                <w:rStyle w:val="3oh-"/>
                <w:bCs/>
              </w:rPr>
              <w:t>2</w:t>
            </w:r>
            <w:r w:rsidRPr="00622422">
              <w:t>&gt;</w:t>
            </w:r>
          </w:p>
        </w:tc>
      </w:tr>
      <w:tr w:rsidR="00622422" w14:paraId="22630BC2" w14:textId="77777777" w:rsidTr="009C78B2">
        <w:trPr>
          <w:jc w:val="center"/>
        </w:trPr>
        <w:tc>
          <w:tcPr>
            <w:tcW w:w="2379" w:type="dxa"/>
            <w:shd w:val="clear" w:color="auto" w:fill="FABF8F" w:themeFill="accent6" w:themeFillTint="99"/>
          </w:tcPr>
          <w:p w14:paraId="65F1291B" w14:textId="77777777" w:rsidR="00622422" w:rsidRPr="00745B4B" w:rsidRDefault="00154993" w:rsidP="000852BB">
            <w:pPr>
              <w:pStyle w:val="HeadingLv1"/>
              <w:jc w:val="both"/>
            </w:pPr>
            <w:r>
              <w:t>Phiên bản</w:t>
            </w:r>
          </w:p>
        </w:tc>
        <w:tc>
          <w:tcPr>
            <w:tcW w:w="3287" w:type="dxa"/>
            <w:shd w:val="clear" w:color="auto" w:fill="FABF8F" w:themeFill="accent6" w:themeFillTint="99"/>
          </w:tcPr>
          <w:p w14:paraId="6FC2E1F3" w14:textId="77777777" w:rsidR="00622422" w:rsidRPr="00622422" w:rsidRDefault="00720EBA" w:rsidP="000852BB">
            <w:pPr>
              <w:pStyle w:val="HeadingLv2"/>
              <w:ind w:left="0"/>
              <w:jc w:val="both"/>
            </w:pPr>
            <w:r>
              <w:t>V1.0.0</w:t>
            </w:r>
          </w:p>
        </w:tc>
      </w:tr>
      <w:tr w:rsidR="00622422" w14:paraId="715097DE" w14:textId="77777777" w:rsidTr="009C78B2">
        <w:trPr>
          <w:jc w:val="center"/>
        </w:trPr>
        <w:tc>
          <w:tcPr>
            <w:tcW w:w="2379" w:type="dxa"/>
            <w:shd w:val="clear" w:color="auto" w:fill="FABF8F" w:themeFill="accent6" w:themeFillTint="99"/>
          </w:tcPr>
          <w:p w14:paraId="4CC6DB48" w14:textId="77777777" w:rsidR="00622422" w:rsidRPr="00745B4B" w:rsidRDefault="00622422" w:rsidP="000852BB">
            <w:pPr>
              <w:pStyle w:val="HeadingLv1"/>
              <w:jc w:val="both"/>
            </w:pPr>
            <w:r w:rsidRPr="00745B4B">
              <w:t>Ngày</w:t>
            </w:r>
          </w:p>
        </w:tc>
        <w:tc>
          <w:tcPr>
            <w:tcW w:w="3287" w:type="dxa"/>
            <w:shd w:val="clear" w:color="auto" w:fill="FABF8F" w:themeFill="accent6" w:themeFillTint="99"/>
          </w:tcPr>
          <w:p w14:paraId="03D72FC7" w14:textId="77777777" w:rsidR="00622422" w:rsidRPr="00622422" w:rsidRDefault="00622422" w:rsidP="000852BB">
            <w:pPr>
              <w:pStyle w:val="HeadingLv2"/>
              <w:jc w:val="both"/>
            </w:pPr>
            <w:r w:rsidRPr="00622422">
              <w:t>dd/mm/yyyy</w:t>
            </w:r>
          </w:p>
        </w:tc>
      </w:tr>
    </w:tbl>
    <w:p w14:paraId="3BDF10CA" w14:textId="77777777" w:rsidR="00CD50C6" w:rsidRPr="00A9422D" w:rsidRDefault="00CD50C6" w:rsidP="000852BB">
      <w:pPr>
        <w:jc w:val="both"/>
        <w:rPr>
          <w:rFonts w:ascii="Times New Roman" w:hAnsi="Times New Roman"/>
          <w:sz w:val="24"/>
          <w:szCs w:val="24"/>
        </w:rPr>
      </w:pPr>
    </w:p>
    <w:p w14:paraId="7793FA02" w14:textId="77777777" w:rsidR="00CD50C6" w:rsidRPr="00A9422D" w:rsidRDefault="00CD50C6" w:rsidP="000852BB">
      <w:pPr>
        <w:jc w:val="both"/>
        <w:rPr>
          <w:rFonts w:ascii="Times New Roman" w:hAnsi="Times New Roman"/>
          <w:sz w:val="24"/>
          <w:szCs w:val="24"/>
        </w:rPr>
      </w:pPr>
    </w:p>
    <w:p w14:paraId="02EB1CC3" w14:textId="77777777" w:rsidR="00CD50C6" w:rsidRPr="00A9422D" w:rsidRDefault="00CD50C6" w:rsidP="000852BB">
      <w:pPr>
        <w:jc w:val="both"/>
        <w:rPr>
          <w:rFonts w:ascii="Times New Roman" w:hAnsi="Times New Roman"/>
          <w:sz w:val="24"/>
          <w:szCs w:val="24"/>
        </w:rPr>
      </w:pPr>
    </w:p>
    <w:p w14:paraId="10BB0609" w14:textId="77777777" w:rsidR="00CD50C6" w:rsidRPr="00A9422D" w:rsidRDefault="00CD50C6" w:rsidP="000852BB">
      <w:pPr>
        <w:jc w:val="both"/>
        <w:rPr>
          <w:rFonts w:ascii="Times New Roman" w:hAnsi="Times New Roman"/>
          <w:sz w:val="24"/>
          <w:szCs w:val="24"/>
        </w:rPr>
      </w:pPr>
    </w:p>
    <w:p w14:paraId="71E34CA7" w14:textId="77777777" w:rsidR="00403908" w:rsidRDefault="00403908" w:rsidP="000852BB">
      <w:pPr>
        <w:jc w:val="both"/>
        <w:rPr>
          <w:rFonts w:ascii="Times New Roman" w:hAnsi="Times New Roman"/>
          <w:sz w:val="24"/>
          <w:szCs w:val="24"/>
        </w:rPr>
      </w:pPr>
    </w:p>
    <w:p w14:paraId="38009B27" w14:textId="77777777" w:rsidR="00AA3040" w:rsidRPr="00A9422D" w:rsidRDefault="00AA3040" w:rsidP="000852BB">
      <w:pPr>
        <w:jc w:val="both"/>
        <w:rPr>
          <w:rFonts w:ascii="Times New Roman" w:hAnsi="Times New Roman"/>
          <w:sz w:val="24"/>
          <w:szCs w:val="24"/>
        </w:rPr>
      </w:pPr>
    </w:p>
    <w:p w14:paraId="0A4D0402" w14:textId="77777777" w:rsidR="00A9422D" w:rsidRPr="00A9422D" w:rsidRDefault="00A9422D" w:rsidP="00720EBA">
      <w:pPr>
        <w:pStyle w:val="NormalTB"/>
        <w:rPr>
          <w:rFonts w:cs="Arial"/>
          <w:color w:val="003300"/>
        </w:rPr>
      </w:pPr>
      <w:r w:rsidRPr="00A9422D">
        <w:t>&lt;</w:t>
      </w:r>
      <w:r w:rsidR="000852BB">
        <w:t>HÀ NỘI, 1-2021</w:t>
      </w:r>
      <w:r w:rsidRPr="00A9422D">
        <w:t>&gt;</w:t>
      </w:r>
      <w:r>
        <w:br w:type="page"/>
      </w:r>
      <w:r w:rsidR="007342AB">
        <w:rPr>
          <w:rFonts w:cs="Arial"/>
          <w:color w:val="003300"/>
        </w:rPr>
        <w:lastRenderedPageBreak/>
        <w:t>NỘI DUNG SỬA ĐỔI</w:t>
      </w:r>
    </w:p>
    <w:p w14:paraId="479F763A" w14:textId="77777777" w:rsidR="00A9422D" w:rsidRDefault="007342AB" w:rsidP="000852BB">
      <w:pPr>
        <w:ind w:left="0"/>
        <w:jc w:val="both"/>
      </w:pPr>
      <w:r>
        <w:t>*M</w:t>
      </w:r>
      <w:r w:rsidR="00A9422D">
        <w:t xml:space="preserve">- </w:t>
      </w:r>
      <w:r>
        <w:t>Mới</w:t>
      </w:r>
      <w:r w:rsidR="00A9422D">
        <w:t xml:space="preserve"> </w:t>
      </w:r>
      <w:r>
        <w:t>S</w:t>
      </w:r>
      <w:r w:rsidR="00A9422D">
        <w:t xml:space="preserve"> </w:t>
      </w:r>
      <w:r>
        <w:t>–</w:t>
      </w:r>
      <w:r w:rsidR="00A9422D">
        <w:t xml:space="preserve"> </w:t>
      </w:r>
      <w:r>
        <w:t>Sửa</w:t>
      </w:r>
      <w:r w:rsidR="00A9422D">
        <w:t xml:space="preserve"> </w:t>
      </w:r>
      <w:r>
        <w:t>X</w:t>
      </w:r>
      <w:r w:rsidR="00A9422D">
        <w:t xml:space="preserve"> - </w:t>
      </w:r>
      <w:r>
        <w:t>Xóa</w:t>
      </w:r>
    </w:p>
    <w:tbl>
      <w:tblPr>
        <w:tblW w:w="909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810"/>
        <w:gridCol w:w="2250"/>
        <w:gridCol w:w="900"/>
        <w:gridCol w:w="2520"/>
        <w:gridCol w:w="1620"/>
        <w:gridCol w:w="990"/>
      </w:tblGrid>
      <w:tr w:rsidR="00622422" w:rsidRPr="00D25E6C" w14:paraId="478ADE77" w14:textId="77777777" w:rsidTr="009C78B2">
        <w:trPr>
          <w:trHeight w:val="728"/>
        </w:trPr>
        <w:tc>
          <w:tcPr>
            <w:tcW w:w="810" w:type="dxa"/>
            <w:shd w:val="clear" w:color="auto" w:fill="FABF8F" w:themeFill="accent6" w:themeFillTint="99"/>
          </w:tcPr>
          <w:p w14:paraId="4B875D12" w14:textId="77777777" w:rsidR="00622422" w:rsidRPr="00D25E6C" w:rsidRDefault="00622422" w:rsidP="000852BB">
            <w:pPr>
              <w:pStyle w:val="HeadingLv1"/>
              <w:jc w:val="both"/>
              <w:rPr>
                <w:rFonts w:ascii="Arial" w:hAnsi="Arial" w:cs="Arial"/>
                <w:color w:val="auto"/>
                <w:sz w:val="20"/>
                <w:szCs w:val="20"/>
              </w:rPr>
            </w:pPr>
            <w:r w:rsidRPr="00D25E6C">
              <w:rPr>
                <w:rFonts w:ascii="Arial" w:hAnsi="Arial" w:cs="Arial"/>
                <w:color w:val="auto"/>
                <w:sz w:val="20"/>
                <w:szCs w:val="20"/>
              </w:rPr>
              <w:t>Ngày</w:t>
            </w:r>
          </w:p>
        </w:tc>
        <w:tc>
          <w:tcPr>
            <w:tcW w:w="2250" w:type="dxa"/>
            <w:shd w:val="clear" w:color="auto" w:fill="FABF8F" w:themeFill="accent6" w:themeFillTint="99"/>
          </w:tcPr>
          <w:p w14:paraId="230A58C0" w14:textId="77777777" w:rsidR="00622422" w:rsidRPr="00D25E6C" w:rsidRDefault="00622422" w:rsidP="000852BB">
            <w:pPr>
              <w:pStyle w:val="HeadingLv1"/>
              <w:jc w:val="both"/>
              <w:rPr>
                <w:rFonts w:ascii="Arial" w:hAnsi="Arial" w:cs="Arial"/>
                <w:color w:val="auto"/>
                <w:sz w:val="20"/>
                <w:szCs w:val="20"/>
              </w:rPr>
            </w:pPr>
            <w:r w:rsidRPr="00D25E6C">
              <w:rPr>
                <w:rFonts w:ascii="Arial" w:hAnsi="Arial" w:cs="Arial"/>
                <w:color w:val="auto"/>
                <w:sz w:val="20"/>
                <w:szCs w:val="20"/>
              </w:rPr>
              <w:t>Mục sửa đổi</w:t>
            </w:r>
          </w:p>
        </w:tc>
        <w:tc>
          <w:tcPr>
            <w:tcW w:w="900" w:type="dxa"/>
            <w:shd w:val="clear" w:color="auto" w:fill="FABF8F" w:themeFill="accent6" w:themeFillTint="99"/>
          </w:tcPr>
          <w:p w14:paraId="5EFB9617" w14:textId="77777777" w:rsidR="00622422" w:rsidRPr="00D25E6C" w:rsidRDefault="00622422" w:rsidP="000852BB">
            <w:pPr>
              <w:pStyle w:val="HeadingLv1"/>
              <w:jc w:val="both"/>
              <w:rPr>
                <w:rFonts w:ascii="Arial" w:hAnsi="Arial" w:cs="Arial"/>
                <w:color w:val="auto"/>
                <w:sz w:val="20"/>
                <w:szCs w:val="20"/>
              </w:rPr>
            </w:pPr>
            <w:r w:rsidRPr="00D25E6C">
              <w:rPr>
                <w:rFonts w:ascii="Arial" w:hAnsi="Arial" w:cs="Arial"/>
                <w:color w:val="auto"/>
                <w:sz w:val="20"/>
                <w:szCs w:val="20"/>
              </w:rPr>
              <w:t>M*</w:t>
            </w:r>
            <w:r w:rsidRPr="00D25E6C">
              <w:rPr>
                <w:rFonts w:ascii="Arial" w:hAnsi="Arial" w:cs="Arial"/>
                <w:color w:val="auto"/>
                <w:sz w:val="20"/>
                <w:szCs w:val="20"/>
              </w:rPr>
              <w:br/>
              <w:t>S, X</w:t>
            </w:r>
          </w:p>
        </w:tc>
        <w:tc>
          <w:tcPr>
            <w:tcW w:w="2520" w:type="dxa"/>
            <w:shd w:val="clear" w:color="auto" w:fill="FABF8F" w:themeFill="accent6" w:themeFillTint="99"/>
          </w:tcPr>
          <w:p w14:paraId="74B9D01C" w14:textId="77777777" w:rsidR="00622422" w:rsidRPr="00D25E6C" w:rsidRDefault="00622422" w:rsidP="000852BB">
            <w:pPr>
              <w:pStyle w:val="HeadingLv1"/>
              <w:jc w:val="both"/>
              <w:rPr>
                <w:rFonts w:ascii="Arial" w:hAnsi="Arial" w:cs="Arial"/>
                <w:color w:val="auto"/>
                <w:sz w:val="20"/>
                <w:szCs w:val="20"/>
              </w:rPr>
            </w:pPr>
            <w:r w:rsidRPr="00D25E6C">
              <w:rPr>
                <w:rFonts w:ascii="Arial" w:hAnsi="Arial" w:cs="Arial"/>
                <w:color w:val="auto"/>
                <w:sz w:val="20"/>
                <w:szCs w:val="20"/>
              </w:rPr>
              <w:t>Nội dung sửa đổi</w:t>
            </w:r>
          </w:p>
        </w:tc>
        <w:tc>
          <w:tcPr>
            <w:tcW w:w="1620" w:type="dxa"/>
            <w:shd w:val="clear" w:color="auto" w:fill="FABF8F" w:themeFill="accent6" w:themeFillTint="99"/>
          </w:tcPr>
          <w:p w14:paraId="1771C79F" w14:textId="77777777" w:rsidR="00622422" w:rsidRPr="00D25E6C" w:rsidRDefault="00622422" w:rsidP="000852BB">
            <w:pPr>
              <w:pStyle w:val="HeadingLv1"/>
              <w:jc w:val="both"/>
              <w:rPr>
                <w:rFonts w:ascii="Arial" w:hAnsi="Arial" w:cs="Arial"/>
                <w:color w:val="auto"/>
                <w:sz w:val="20"/>
                <w:szCs w:val="20"/>
              </w:rPr>
            </w:pPr>
            <w:r w:rsidRPr="00D25E6C">
              <w:rPr>
                <w:rFonts w:ascii="Arial" w:hAnsi="Arial" w:cs="Arial"/>
                <w:color w:val="auto"/>
                <w:sz w:val="20"/>
                <w:szCs w:val="20"/>
              </w:rPr>
              <w:t>Người sửa đổi</w:t>
            </w:r>
          </w:p>
        </w:tc>
        <w:tc>
          <w:tcPr>
            <w:tcW w:w="990" w:type="dxa"/>
            <w:shd w:val="clear" w:color="auto" w:fill="FABF8F" w:themeFill="accent6" w:themeFillTint="99"/>
          </w:tcPr>
          <w:p w14:paraId="0303E593" w14:textId="77777777" w:rsidR="00622422" w:rsidRPr="00D25E6C" w:rsidRDefault="00622422" w:rsidP="000852BB">
            <w:pPr>
              <w:pStyle w:val="HeadingLv1"/>
              <w:jc w:val="both"/>
              <w:rPr>
                <w:rFonts w:ascii="Arial" w:hAnsi="Arial" w:cs="Arial"/>
                <w:color w:val="auto"/>
                <w:sz w:val="20"/>
                <w:szCs w:val="20"/>
              </w:rPr>
            </w:pPr>
            <w:r w:rsidRPr="00D25E6C">
              <w:rPr>
                <w:rFonts w:ascii="Arial" w:hAnsi="Arial" w:cs="Arial"/>
                <w:color w:val="auto"/>
                <w:sz w:val="20"/>
                <w:szCs w:val="20"/>
              </w:rPr>
              <w:t>Lần sửa đổi</w:t>
            </w:r>
          </w:p>
        </w:tc>
      </w:tr>
      <w:tr w:rsidR="00622422" w:rsidRPr="006E1D6F" w14:paraId="5592B2CB" w14:textId="77777777" w:rsidTr="006E1D6F">
        <w:tc>
          <w:tcPr>
            <w:tcW w:w="810" w:type="dxa"/>
          </w:tcPr>
          <w:p w14:paraId="35855F90" w14:textId="77777777" w:rsidR="00622422" w:rsidRPr="006E1D6F" w:rsidRDefault="00622422" w:rsidP="000852BB">
            <w:pPr>
              <w:pStyle w:val="Bang0"/>
              <w:jc w:val="both"/>
              <w:rPr>
                <w:sz w:val="20"/>
              </w:rPr>
            </w:pPr>
          </w:p>
        </w:tc>
        <w:tc>
          <w:tcPr>
            <w:tcW w:w="2250" w:type="dxa"/>
          </w:tcPr>
          <w:p w14:paraId="58AFEA1B" w14:textId="77777777" w:rsidR="00622422" w:rsidRPr="006E1D6F" w:rsidRDefault="000852BB" w:rsidP="000852BB">
            <w:pPr>
              <w:pStyle w:val="Bang0"/>
              <w:jc w:val="both"/>
              <w:rPr>
                <w:sz w:val="20"/>
              </w:rPr>
            </w:pPr>
            <w:r>
              <w:rPr>
                <w:sz w:val="20"/>
              </w:rPr>
              <w:t>Tạo tài liệu</w:t>
            </w:r>
          </w:p>
        </w:tc>
        <w:tc>
          <w:tcPr>
            <w:tcW w:w="900" w:type="dxa"/>
          </w:tcPr>
          <w:p w14:paraId="6FB502FE" w14:textId="77777777" w:rsidR="00622422" w:rsidRPr="006E1D6F" w:rsidRDefault="000852BB" w:rsidP="000852BB">
            <w:pPr>
              <w:pStyle w:val="Bang0"/>
              <w:jc w:val="both"/>
              <w:rPr>
                <w:sz w:val="20"/>
              </w:rPr>
            </w:pPr>
            <w:r>
              <w:rPr>
                <w:sz w:val="20"/>
              </w:rPr>
              <w:t>M</w:t>
            </w:r>
          </w:p>
        </w:tc>
        <w:tc>
          <w:tcPr>
            <w:tcW w:w="2520" w:type="dxa"/>
          </w:tcPr>
          <w:p w14:paraId="0E40CDC7" w14:textId="77777777" w:rsidR="00622422" w:rsidRPr="006E1D6F" w:rsidRDefault="00622422" w:rsidP="000852BB">
            <w:pPr>
              <w:pStyle w:val="Bang0"/>
              <w:jc w:val="both"/>
              <w:rPr>
                <w:sz w:val="20"/>
              </w:rPr>
            </w:pPr>
          </w:p>
        </w:tc>
        <w:tc>
          <w:tcPr>
            <w:tcW w:w="1620" w:type="dxa"/>
          </w:tcPr>
          <w:p w14:paraId="6722F660" w14:textId="77777777" w:rsidR="00622422" w:rsidRPr="006E1D6F" w:rsidRDefault="000852BB" w:rsidP="000852BB">
            <w:pPr>
              <w:pStyle w:val="Bang0"/>
              <w:jc w:val="both"/>
              <w:rPr>
                <w:sz w:val="20"/>
              </w:rPr>
            </w:pPr>
            <w:r>
              <w:rPr>
                <w:sz w:val="20"/>
              </w:rPr>
              <w:t>Nguyễn Việt Anh</w:t>
            </w:r>
          </w:p>
        </w:tc>
        <w:tc>
          <w:tcPr>
            <w:tcW w:w="990" w:type="dxa"/>
          </w:tcPr>
          <w:p w14:paraId="4352ABB9" w14:textId="77777777" w:rsidR="00622422" w:rsidRPr="006E1D6F" w:rsidRDefault="00622422" w:rsidP="000852BB">
            <w:pPr>
              <w:pStyle w:val="Bang0"/>
              <w:jc w:val="both"/>
              <w:rPr>
                <w:sz w:val="20"/>
              </w:rPr>
            </w:pPr>
          </w:p>
        </w:tc>
      </w:tr>
      <w:tr w:rsidR="00622422" w:rsidRPr="006E1D6F" w14:paraId="0B2814FE" w14:textId="77777777" w:rsidTr="006E1D6F">
        <w:tc>
          <w:tcPr>
            <w:tcW w:w="810" w:type="dxa"/>
          </w:tcPr>
          <w:p w14:paraId="77E206BC" w14:textId="77777777" w:rsidR="00622422" w:rsidRPr="006E1D6F" w:rsidRDefault="00622422" w:rsidP="000852BB">
            <w:pPr>
              <w:pStyle w:val="Bang0"/>
              <w:jc w:val="both"/>
              <w:rPr>
                <w:sz w:val="20"/>
              </w:rPr>
            </w:pPr>
          </w:p>
        </w:tc>
        <w:tc>
          <w:tcPr>
            <w:tcW w:w="2250" w:type="dxa"/>
          </w:tcPr>
          <w:p w14:paraId="35295734" w14:textId="77777777" w:rsidR="00622422" w:rsidRPr="006E1D6F" w:rsidRDefault="00622422" w:rsidP="000852BB">
            <w:pPr>
              <w:pStyle w:val="Bang0"/>
              <w:jc w:val="both"/>
              <w:rPr>
                <w:sz w:val="20"/>
              </w:rPr>
            </w:pPr>
          </w:p>
        </w:tc>
        <w:tc>
          <w:tcPr>
            <w:tcW w:w="900" w:type="dxa"/>
          </w:tcPr>
          <w:p w14:paraId="0E0337F1" w14:textId="77777777" w:rsidR="00622422" w:rsidRPr="006E1D6F" w:rsidRDefault="000852BB" w:rsidP="000852BB">
            <w:pPr>
              <w:pStyle w:val="Bang0"/>
              <w:jc w:val="both"/>
              <w:rPr>
                <w:sz w:val="20"/>
              </w:rPr>
            </w:pPr>
            <w:r>
              <w:rPr>
                <w:sz w:val="20"/>
              </w:rPr>
              <w:t>S</w:t>
            </w:r>
          </w:p>
        </w:tc>
        <w:tc>
          <w:tcPr>
            <w:tcW w:w="2520" w:type="dxa"/>
          </w:tcPr>
          <w:p w14:paraId="2C85C80F" w14:textId="77777777" w:rsidR="00622422" w:rsidRPr="006E1D6F" w:rsidRDefault="00622422" w:rsidP="000852BB">
            <w:pPr>
              <w:pStyle w:val="Bang0"/>
              <w:jc w:val="both"/>
              <w:rPr>
                <w:sz w:val="20"/>
              </w:rPr>
            </w:pPr>
          </w:p>
        </w:tc>
        <w:tc>
          <w:tcPr>
            <w:tcW w:w="1620" w:type="dxa"/>
          </w:tcPr>
          <w:p w14:paraId="2358A112" w14:textId="77777777" w:rsidR="00622422" w:rsidRPr="006E1D6F" w:rsidRDefault="000852BB" w:rsidP="000852BB">
            <w:pPr>
              <w:pStyle w:val="Bang0"/>
              <w:jc w:val="both"/>
              <w:rPr>
                <w:sz w:val="20"/>
              </w:rPr>
            </w:pPr>
            <w:r>
              <w:rPr>
                <w:sz w:val="20"/>
              </w:rPr>
              <w:t>Cao Văn Lợi</w:t>
            </w:r>
          </w:p>
        </w:tc>
        <w:tc>
          <w:tcPr>
            <w:tcW w:w="990" w:type="dxa"/>
          </w:tcPr>
          <w:p w14:paraId="1A27FD2B" w14:textId="77777777" w:rsidR="00622422" w:rsidRPr="006E1D6F" w:rsidRDefault="000852BB" w:rsidP="000852BB">
            <w:pPr>
              <w:pStyle w:val="Bang0"/>
              <w:jc w:val="both"/>
              <w:rPr>
                <w:sz w:val="20"/>
              </w:rPr>
            </w:pPr>
            <w:r>
              <w:rPr>
                <w:sz w:val="20"/>
              </w:rPr>
              <w:t>1</w:t>
            </w:r>
          </w:p>
        </w:tc>
      </w:tr>
      <w:tr w:rsidR="00622422" w:rsidRPr="00D25E6C" w14:paraId="27B53162" w14:textId="77777777" w:rsidTr="006E1D6F">
        <w:tc>
          <w:tcPr>
            <w:tcW w:w="810" w:type="dxa"/>
          </w:tcPr>
          <w:p w14:paraId="1BBA1ADC" w14:textId="77777777" w:rsidR="00622422" w:rsidRPr="00D25E6C" w:rsidRDefault="00622422" w:rsidP="000852BB">
            <w:pPr>
              <w:pStyle w:val="Bang0"/>
              <w:jc w:val="both"/>
              <w:rPr>
                <w:sz w:val="20"/>
              </w:rPr>
            </w:pPr>
          </w:p>
        </w:tc>
        <w:tc>
          <w:tcPr>
            <w:tcW w:w="2250" w:type="dxa"/>
          </w:tcPr>
          <w:p w14:paraId="4DA52171" w14:textId="77777777" w:rsidR="00622422" w:rsidRPr="00D25E6C" w:rsidRDefault="00622422" w:rsidP="000852BB">
            <w:pPr>
              <w:pStyle w:val="Bang0"/>
              <w:jc w:val="both"/>
              <w:rPr>
                <w:sz w:val="20"/>
              </w:rPr>
            </w:pPr>
          </w:p>
        </w:tc>
        <w:tc>
          <w:tcPr>
            <w:tcW w:w="900" w:type="dxa"/>
          </w:tcPr>
          <w:p w14:paraId="5300DCBE" w14:textId="77777777" w:rsidR="00622422" w:rsidRPr="00D25E6C" w:rsidRDefault="000852BB" w:rsidP="000852BB">
            <w:pPr>
              <w:pStyle w:val="Bang0"/>
              <w:jc w:val="both"/>
              <w:rPr>
                <w:sz w:val="20"/>
              </w:rPr>
            </w:pPr>
            <w:r>
              <w:rPr>
                <w:sz w:val="20"/>
              </w:rPr>
              <w:t>S</w:t>
            </w:r>
          </w:p>
        </w:tc>
        <w:tc>
          <w:tcPr>
            <w:tcW w:w="2520" w:type="dxa"/>
          </w:tcPr>
          <w:p w14:paraId="6321460E" w14:textId="77777777" w:rsidR="00622422" w:rsidRPr="00D25E6C" w:rsidRDefault="00622422" w:rsidP="000852BB">
            <w:pPr>
              <w:pStyle w:val="Bang0"/>
              <w:jc w:val="both"/>
              <w:rPr>
                <w:sz w:val="20"/>
              </w:rPr>
            </w:pPr>
          </w:p>
        </w:tc>
        <w:tc>
          <w:tcPr>
            <w:tcW w:w="1620" w:type="dxa"/>
          </w:tcPr>
          <w:p w14:paraId="0E89698C" w14:textId="77777777" w:rsidR="00622422" w:rsidRPr="00D25E6C" w:rsidRDefault="000852BB" w:rsidP="000852BB">
            <w:pPr>
              <w:pStyle w:val="Bang0"/>
              <w:jc w:val="both"/>
              <w:rPr>
                <w:sz w:val="20"/>
              </w:rPr>
            </w:pPr>
            <w:r>
              <w:rPr>
                <w:sz w:val="20"/>
              </w:rPr>
              <w:t>Nguyễn Thị Hiền</w:t>
            </w:r>
          </w:p>
        </w:tc>
        <w:tc>
          <w:tcPr>
            <w:tcW w:w="990" w:type="dxa"/>
          </w:tcPr>
          <w:p w14:paraId="48A2C6E6" w14:textId="77777777" w:rsidR="00622422" w:rsidRPr="00D25E6C" w:rsidRDefault="000852BB" w:rsidP="000852BB">
            <w:pPr>
              <w:pStyle w:val="Bang0"/>
              <w:jc w:val="both"/>
              <w:rPr>
                <w:sz w:val="20"/>
              </w:rPr>
            </w:pPr>
            <w:r>
              <w:rPr>
                <w:sz w:val="20"/>
              </w:rPr>
              <w:t>1</w:t>
            </w:r>
          </w:p>
        </w:tc>
      </w:tr>
      <w:tr w:rsidR="00622422" w14:paraId="22ACE9D0" w14:textId="77777777" w:rsidTr="006E1D6F">
        <w:tc>
          <w:tcPr>
            <w:tcW w:w="810" w:type="dxa"/>
          </w:tcPr>
          <w:p w14:paraId="6D344F8B" w14:textId="77777777" w:rsidR="00622422" w:rsidRDefault="00622422" w:rsidP="000852BB">
            <w:pPr>
              <w:pStyle w:val="Bang0"/>
              <w:jc w:val="both"/>
            </w:pPr>
          </w:p>
        </w:tc>
        <w:tc>
          <w:tcPr>
            <w:tcW w:w="2250" w:type="dxa"/>
          </w:tcPr>
          <w:p w14:paraId="0ADC8AA0" w14:textId="77777777" w:rsidR="00622422" w:rsidRDefault="00622422" w:rsidP="000852BB">
            <w:pPr>
              <w:pStyle w:val="Bang0"/>
              <w:jc w:val="both"/>
            </w:pPr>
          </w:p>
        </w:tc>
        <w:tc>
          <w:tcPr>
            <w:tcW w:w="900" w:type="dxa"/>
          </w:tcPr>
          <w:p w14:paraId="49BECACE" w14:textId="77777777" w:rsidR="00622422" w:rsidRDefault="00622422" w:rsidP="000852BB">
            <w:pPr>
              <w:pStyle w:val="Bang0"/>
              <w:jc w:val="both"/>
            </w:pPr>
          </w:p>
        </w:tc>
        <w:tc>
          <w:tcPr>
            <w:tcW w:w="2520" w:type="dxa"/>
          </w:tcPr>
          <w:p w14:paraId="377720E5" w14:textId="77777777" w:rsidR="00622422" w:rsidRDefault="00622422" w:rsidP="000852BB">
            <w:pPr>
              <w:pStyle w:val="Bang0"/>
              <w:jc w:val="both"/>
            </w:pPr>
          </w:p>
        </w:tc>
        <w:tc>
          <w:tcPr>
            <w:tcW w:w="1620" w:type="dxa"/>
          </w:tcPr>
          <w:p w14:paraId="7035C5C8" w14:textId="77777777" w:rsidR="00622422" w:rsidRDefault="00622422" w:rsidP="000852BB">
            <w:pPr>
              <w:pStyle w:val="Bang0"/>
              <w:jc w:val="both"/>
            </w:pPr>
          </w:p>
        </w:tc>
        <w:tc>
          <w:tcPr>
            <w:tcW w:w="990" w:type="dxa"/>
          </w:tcPr>
          <w:p w14:paraId="59F18CA1" w14:textId="77777777" w:rsidR="00622422" w:rsidRDefault="00622422" w:rsidP="000852BB">
            <w:pPr>
              <w:pStyle w:val="Bang0"/>
              <w:jc w:val="both"/>
            </w:pPr>
          </w:p>
        </w:tc>
      </w:tr>
      <w:tr w:rsidR="00622422" w14:paraId="5073B858" w14:textId="77777777" w:rsidTr="006E1D6F">
        <w:tc>
          <w:tcPr>
            <w:tcW w:w="810" w:type="dxa"/>
          </w:tcPr>
          <w:p w14:paraId="5E928490" w14:textId="77777777" w:rsidR="00622422" w:rsidRDefault="00622422" w:rsidP="000852BB">
            <w:pPr>
              <w:pStyle w:val="Bang0"/>
              <w:jc w:val="both"/>
            </w:pPr>
          </w:p>
        </w:tc>
        <w:tc>
          <w:tcPr>
            <w:tcW w:w="2250" w:type="dxa"/>
          </w:tcPr>
          <w:p w14:paraId="35F46466" w14:textId="77777777" w:rsidR="00622422" w:rsidRDefault="00622422" w:rsidP="000852BB">
            <w:pPr>
              <w:pStyle w:val="Bang0"/>
              <w:jc w:val="both"/>
            </w:pPr>
          </w:p>
        </w:tc>
        <w:tc>
          <w:tcPr>
            <w:tcW w:w="900" w:type="dxa"/>
          </w:tcPr>
          <w:p w14:paraId="7BBC7FF5" w14:textId="77777777" w:rsidR="00622422" w:rsidRDefault="00622422" w:rsidP="000852BB">
            <w:pPr>
              <w:pStyle w:val="Bang0"/>
              <w:jc w:val="both"/>
            </w:pPr>
          </w:p>
        </w:tc>
        <w:tc>
          <w:tcPr>
            <w:tcW w:w="2520" w:type="dxa"/>
          </w:tcPr>
          <w:p w14:paraId="0985D138" w14:textId="77777777" w:rsidR="00622422" w:rsidRDefault="00622422" w:rsidP="000852BB">
            <w:pPr>
              <w:pStyle w:val="Bang0"/>
              <w:jc w:val="both"/>
            </w:pPr>
          </w:p>
        </w:tc>
        <w:tc>
          <w:tcPr>
            <w:tcW w:w="1620" w:type="dxa"/>
          </w:tcPr>
          <w:p w14:paraId="6DB80484" w14:textId="77777777" w:rsidR="00622422" w:rsidRDefault="00622422" w:rsidP="000852BB">
            <w:pPr>
              <w:pStyle w:val="Bang0"/>
              <w:jc w:val="both"/>
            </w:pPr>
          </w:p>
        </w:tc>
        <w:tc>
          <w:tcPr>
            <w:tcW w:w="990" w:type="dxa"/>
          </w:tcPr>
          <w:p w14:paraId="47923E7A" w14:textId="77777777" w:rsidR="00622422" w:rsidRDefault="00622422" w:rsidP="000852BB">
            <w:pPr>
              <w:pStyle w:val="Bang0"/>
              <w:jc w:val="both"/>
            </w:pPr>
          </w:p>
        </w:tc>
      </w:tr>
      <w:tr w:rsidR="00622422" w14:paraId="138FB569" w14:textId="77777777" w:rsidTr="006E1D6F">
        <w:tc>
          <w:tcPr>
            <w:tcW w:w="810" w:type="dxa"/>
          </w:tcPr>
          <w:p w14:paraId="0273E2A3" w14:textId="77777777" w:rsidR="00622422" w:rsidRDefault="00622422" w:rsidP="000852BB">
            <w:pPr>
              <w:pStyle w:val="Bang0"/>
              <w:jc w:val="both"/>
            </w:pPr>
          </w:p>
        </w:tc>
        <w:tc>
          <w:tcPr>
            <w:tcW w:w="2250" w:type="dxa"/>
          </w:tcPr>
          <w:p w14:paraId="32CA3273" w14:textId="77777777" w:rsidR="00622422" w:rsidRDefault="00622422" w:rsidP="000852BB">
            <w:pPr>
              <w:pStyle w:val="Bang0"/>
              <w:jc w:val="both"/>
            </w:pPr>
          </w:p>
        </w:tc>
        <w:tc>
          <w:tcPr>
            <w:tcW w:w="900" w:type="dxa"/>
          </w:tcPr>
          <w:p w14:paraId="11FE3834" w14:textId="77777777" w:rsidR="00622422" w:rsidRDefault="00622422" w:rsidP="000852BB">
            <w:pPr>
              <w:pStyle w:val="Bang0"/>
              <w:jc w:val="both"/>
            </w:pPr>
          </w:p>
        </w:tc>
        <w:tc>
          <w:tcPr>
            <w:tcW w:w="2520" w:type="dxa"/>
          </w:tcPr>
          <w:p w14:paraId="60BEE5E0" w14:textId="77777777" w:rsidR="00622422" w:rsidRDefault="00622422" w:rsidP="000852BB">
            <w:pPr>
              <w:pStyle w:val="Bang0"/>
              <w:jc w:val="both"/>
            </w:pPr>
          </w:p>
        </w:tc>
        <w:tc>
          <w:tcPr>
            <w:tcW w:w="1620" w:type="dxa"/>
          </w:tcPr>
          <w:p w14:paraId="1685AB0D" w14:textId="77777777" w:rsidR="00622422" w:rsidRDefault="00622422" w:rsidP="000852BB">
            <w:pPr>
              <w:pStyle w:val="Bang0"/>
              <w:jc w:val="both"/>
            </w:pPr>
          </w:p>
        </w:tc>
        <w:tc>
          <w:tcPr>
            <w:tcW w:w="990" w:type="dxa"/>
          </w:tcPr>
          <w:p w14:paraId="20FFE20C" w14:textId="77777777" w:rsidR="00622422" w:rsidRDefault="00622422" w:rsidP="000852BB">
            <w:pPr>
              <w:pStyle w:val="Bang0"/>
              <w:jc w:val="both"/>
            </w:pPr>
          </w:p>
        </w:tc>
      </w:tr>
      <w:tr w:rsidR="00622422" w14:paraId="4AFFD38E" w14:textId="77777777" w:rsidTr="006E1D6F">
        <w:tc>
          <w:tcPr>
            <w:tcW w:w="810" w:type="dxa"/>
          </w:tcPr>
          <w:p w14:paraId="0B2F48D3" w14:textId="77777777" w:rsidR="00622422" w:rsidRDefault="00622422" w:rsidP="000852BB">
            <w:pPr>
              <w:pStyle w:val="Bang0"/>
              <w:jc w:val="both"/>
            </w:pPr>
          </w:p>
        </w:tc>
        <w:tc>
          <w:tcPr>
            <w:tcW w:w="2250" w:type="dxa"/>
          </w:tcPr>
          <w:p w14:paraId="30098BAA" w14:textId="77777777" w:rsidR="00622422" w:rsidRDefault="00622422" w:rsidP="000852BB">
            <w:pPr>
              <w:pStyle w:val="Bang0"/>
              <w:jc w:val="both"/>
            </w:pPr>
          </w:p>
        </w:tc>
        <w:tc>
          <w:tcPr>
            <w:tcW w:w="900" w:type="dxa"/>
          </w:tcPr>
          <w:p w14:paraId="793FB765" w14:textId="77777777" w:rsidR="00622422" w:rsidRDefault="00622422" w:rsidP="000852BB">
            <w:pPr>
              <w:pStyle w:val="Bang0"/>
              <w:jc w:val="both"/>
            </w:pPr>
          </w:p>
        </w:tc>
        <w:tc>
          <w:tcPr>
            <w:tcW w:w="2520" w:type="dxa"/>
          </w:tcPr>
          <w:p w14:paraId="1C6B9834" w14:textId="77777777" w:rsidR="00622422" w:rsidRDefault="00622422" w:rsidP="000852BB">
            <w:pPr>
              <w:pStyle w:val="Bang0"/>
              <w:jc w:val="both"/>
            </w:pPr>
          </w:p>
        </w:tc>
        <w:tc>
          <w:tcPr>
            <w:tcW w:w="1620" w:type="dxa"/>
          </w:tcPr>
          <w:p w14:paraId="66BAB5C4" w14:textId="77777777" w:rsidR="00622422" w:rsidRDefault="00622422" w:rsidP="000852BB">
            <w:pPr>
              <w:pStyle w:val="Bang0"/>
              <w:jc w:val="both"/>
            </w:pPr>
          </w:p>
        </w:tc>
        <w:tc>
          <w:tcPr>
            <w:tcW w:w="990" w:type="dxa"/>
          </w:tcPr>
          <w:p w14:paraId="23DC06DB" w14:textId="77777777" w:rsidR="00622422" w:rsidRDefault="00622422" w:rsidP="000852BB">
            <w:pPr>
              <w:pStyle w:val="Bang0"/>
              <w:jc w:val="both"/>
            </w:pPr>
          </w:p>
        </w:tc>
      </w:tr>
      <w:tr w:rsidR="00622422" w14:paraId="1F3CCCC6" w14:textId="77777777" w:rsidTr="006E1D6F">
        <w:tc>
          <w:tcPr>
            <w:tcW w:w="810" w:type="dxa"/>
          </w:tcPr>
          <w:p w14:paraId="5363B9D0" w14:textId="77777777" w:rsidR="00622422" w:rsidRDefault="00622422" w:rsidP="000852BB">
            <w:pPr>
              <w:pStyle w:val="Bang0"/>
              <w:jc w:val="both"/>
            </w:pPr>
          </w:p>
        </w:tc>
        <w:tc>
          <w:tcPr>
            <w:tcW w:w="2250" w:type="dxa"/>
          </w:tcPr>
          <w:p w14:paraId="33DC487D" w14:textId="77777777" w:rsidR="00622422" w:rsidRDefault="00622422" w:rsidP="000852BB">
            <w:pPr>
              <w:pStyle w:val="Bang0"/>
              <w:jc w:val="both"/>
            </w:pPr>
          </w:p>
        </w:tc>
        <w:tc>
          <w:tcPr>
            <w:tcW w:w="900" w:type="dxa"/>
          </w:tcPr>
          <w:p w14:paraId="24D5BAC7" w14:textId="77777777" w:rsidR="00622422" w:rsidRDefault="00622422" w:rsidP="000852BB">
            <w:pPr>
              <w:pStyle w:val="Bang0"/>
              <w:jc w:val="both"/>
            </w:pPr>
          </w:p>
        </w:tc>
        <w:tc>
          <w:tcPr>
            <w:tcW w:w="2520" w:type="dxa"/>
          </w:tcPr>
          <w:p w14:paraId="366B3631" w14:textId="77777777" w:rsidR="00622422" w:rsidRDefault="00622422" w:rsidP="000852BB">
            <w:pPr>
              <w:pStyle w:val="Bang0"/>
              <w:jc w:val="both"/>
            </w:pPr>
          </w:p>
        </w:tc>
        <w:tc>
          <w:tcPr>
            <w:tcW w:w="1620" w:type="dxa"/>
          </w:tcPr>
          <w:p w14:paraId="4A0ABDBB" w14:textId="77777777" w:rsidR="00622422" w:rsidRDefault="00622422" w:rsidP="000852BB">
            <w:pPr>
              <w:pStyle w:val="Bang0"/>
              <w:jc w:val="both"/>
            </w:pPr>
          </w:p>
        </w:tc>
        <w:tc>
          <w:tcPr>
            <w:tcW w:w="990" w:type="dxa"/>
          </w:tcPr>
          <w:p w14:paraId="191D9729" w14:textId="77777777" w:rsidR="00622422" w:rsidRDefault="00622422" w:rsidP="000852BB">
            <w:pPr>
              <w:pStyle w:val="Bang0"/>
              <w:jc w:val="both"/>
            </w:pPr>
          </w:p>
        </w:tc>
      </w:tr>
      <w:tr w:rsidR="00622422" w14:paraId="71873221" w14:textId="77777777" w:rsidTr="006E1D6F">
        <w:tc>
          <w:tcPr>
            <w:tcW w:w="810" w:type="dxa"/>
          </w:tcPr>
          <w:p w14:paraId="7A888957" w14:textId="77777777" w:rsidR="00622422" w:rsidRDefault="00622422" w:rsidP="000852BB">
            <w:pPr>
              <w:pStyle w:val="Bang0"/>
              <w:jc w:val="both"/>
            </w:pPr>
          </w:p>
        </w:tc>
        <w:tc>
          <w:tcPr>
            <w:tcW w:w="2250" w:type="dxa"/>
          </w:tcPr>
          <w:p w14:paraId="6309BE66" w14:textId="77777777" w:rsidR="00622422" w:rsidRDefault="00622422" w:rsidP="000852BB">
            <w:pPr>
              <w:pStyle w:val="Bang0"/>
              <w:jc w:val="both"/>
            </w:pPr>
          </w:p>
        </w:tc>
        <w:tc>
          <w:tcPr>
            <w:tcW w:w="900" w:type="dxa"/>
          </w:tcPr>
          <w:p w14:paraId="07DA2932" w14:textId="77777777" w:rsidR="00622422" w:rsidRDefault="00622422" w:rsidP="000852BB">
            <w:pPr>
              <w:pStyle w:val="Bang0"/>
              <w:jc w:val="both"/>
            </w:pPr>
          </w:p>
        </w:tc>
        <w:tc>
          <w:tcPr>
            <w:tcW w:w="2520" w:type="dxa"/>
          </w:tcPr>
          <w:p w14:paraId="576B2A58" w14:textId="77777777" w:rsidR="00622422" w:rsidRDefault="00622422" w:rsidP="000852BB">
            <w:pPr>
              <w:pStyle w:val="Bang0"/>
              <w:jc w:val="both"/>
            </w:pPr>
          </w:p>
        </w:tc>
        <w:tc>
          <w:tcPr>
            <w:tcW w:w="1620" w:type="dxa"/>
          </w:tcPr>
          <w:p w14:paraId="4544613D" w14:textId="77777777" w:rsidR="00622422" w:rsidRDefault="00622422" w:rsidP="000852BB">
            <w:pPr>
              <w:pStyle w:val="Bang0"/>
              <w:jc w:val="both"/>
            </w:pPr>
          </w:p>
        </w:tc>
        <w:tc>
          <w:tcPr>
            <w:tcW w:w="990" w:type="dxa"/>
          </w:tcPr>
          <w:p w14:paraId="6B5330E2" w14:textId="77777777" w:rsidR="00622422" w:rsidRDefault="00622422" w:rsidP="000852BB">
            <w:pPr>
              <w:pStyle w:val="Bang0"/>
              <w:jc w:val="both"/>
            </w:pPr>
          </w:p>
        </w:tc>
      </w:tr>
      <w:tr w:rsidR="00622422" w14:paraId="14A8B3C8" w14:textId="77777777" w:rsidTr="006E1D6F">
        <w:tc>
          <w:tcPr>
            <w:tcW w:w="810" w:type="dxa"/>
          </w:tcPr>
          <w:p w14:paraId="6A9B08B5" w14:textId="77777777" w:rsidR="00622422" w:rsidRDefault="00622422" w:rsidP="000852BB">
            <w:pPr>
              <w:pStyle w:val="Bang0"/>
              <w:jc w:val="both"/>
            </w:pPr>
          </w:p>
        </w:tc>
        <w:tc>
          <w:tcPr>
            <w:tcW w:w="2250" w:type="dxa"/>
          </w:tcPr>
          <w:p w14:paraId="58A9F72C" w14:textId="77777777" w:rsidR="00622422" w:rsidRDefault="00622422" w:rsidP="000852BB">
            <w:pPr>
              <w:pStyle w:val="Bang0"/>
              <w:jc w:val="both"/>
            </w:pPr>
          </w:p>
        </w:tc>
        <w:tc>
          <w:tcPr>
            <w:tcW w:w="900" w:type="dxa"/>
          </w:tcPr>
          <w:p w14:paraId="0B7C30A6" w14:textId="77777777" w:rsidR="00622422" w:rsidRDefault="00622422" w:rsidP="000852BB">
            <w:pPr>
              <w:pStyle w:val="Bang0"/>
              <w:jc w:val="both"/>
            </w:pPr>
          </w:p>
        </w:tc>
        <w:tc>
          <w:tcPr>
            <w:tcW w:w="2520" w:type="dxa"/>
          </w:tcPr>
          <w:p w14:paraId="366305BB" w14:textId="77777777" w:rsidR="00622422" w:rsidRDefault="00622422" w:rsidP="000852BB">
            <w:pPr>
              <w:pStyle w:val="Bang0"/>
              <w:jc w:val="both"/>
            </w:pPr>
          </w:p>
        </w:tc>
        <w:tc>
          <w:tcPr>
            <w:tcW w:w="1620" w:type="dxa"/>
          </w:tcPr>
          <w:p w14:paraId="0FDF9DF8" w14:textId="77777777" w:rsidR="00622422" w:rsidRDefault="00622422" w:rsidP="000852BB">
            <w:pPr>
              <w:pStyle w:val="Bang0"/>
              <w:jc w:val="both"/>
            </w:pPr>
          </w:p>
        </w:tc>
        <w:tc>
          <w:tcPr>
            <w:tcW w:w="990" w:type="dxa"/>
          </w:tcPr>
          <w:p w14:paraId="10BBEE11" w14:textId="77777777" w:rsidR="00622422" w:rsidRDefault="00622422" w:rsidP="000852BB">
            <w:pPr>
              <w:pStyle w:val="Bang0"/>
              <w:jc w:val="both"/>
            </w:pPr>
          </w:p>
        </w:tc>
      </w:tr>
      <w:tr w:rsidR="00622422" w14:paraId="59CDBA07" w14:textId="77777777" w:rsidTr="006E1D6F">
        <w:tc>
          <w:tcPr>
            <w:tcW w:w="810" w:type="dxa"/>
          </w:tcPr>
          <w:p w14:paraId="2705BC93" w14:textId="77777777" w:rsidR="00622422" w:rsidRDefault="00622422" w:rsidP="000852BB">
            <w:pPr>
              <w:pStyle w:val="Bang0"/>
              <w:jc w:val="both"/>
            </w:pPr>
          </w:p>
        </w:tc>
        <w:tc>
          <w:tcPr>
            <w:tcW w:w="2250" w:type="dxa"/>
          </w:tcPr>
          <w:p w14:paraId="222020BB" w14:textId="77777777" w:rsidR="00622422" w:rsidRDefault="00622422" w:rsidP="000852BB">
            <w:pPr>
              <w:pStyle w:val="Bang0"/>
              <w:jc w:val="both"/>
            </w:pPr>
          </w:p>
        </w:tc>
        <w:tc>
          <w:tcPr>
            <w:tcW w:w="900" w:type="dxa"/>
          </w:tcPr>
          <w:p w14:paraId="45946ACB" w14:textId="77777777" w:rsidR="00622422" w:rsidRDefault="00622422" w:rsidP="000852BB">
            <w:pPr>
              <w:pStyle w:val="Bang0"/>
              <w:jc w:val="both"/>
            </w:pPr>
          </w:p>
        </w:tc>
        <w:tc>
          <w:tcPr>
            <w:tcW w:w="2520" w:type="dxa"/>
          </w:tcPr>
          <w:p w14:paraId="69D1C4CF" w14:textId="77777777" w:rsidR="00622422" w:rsidRDefault="00622422" w:rsidP="000852BB">
            <w:pPr>
              <w:pStyle w:val="Bang0"/>
              <w:jc w:val="both"/>
            </w:pPr>
          </w:p>
        </w:tc>
        <w:tc>
          <w:tcPr>
            <w:tcW w:w="1620" w:type="dxa"/>
          </w:tcPr>
          <w:p w14:paraId="2F783BF3" w14:textId="77777777" w:rsidR="00622422" w:rsidRDefault="00622422" w:rsidP="000852BB">
            <w:pPr>
              <w:pStyle w:val="Bang0"/>
              <w:jc w:val="both"/>
            </w:pPr>
          </w:p>
        </w:tc>
        <w:tc>
          <w:tcPr>
            <w:tcW w:w="990" w:type="dxa"/>
          </w:tcPr>
          <w:p w14:paraId="32A0B1B2" w14:textId="77777777" w:rsidR="00622422" w:rsidRDefault="00622422" w:rsidP="000852BB">
            <w:pPr>
              <w:pStyle w:val="Bang0"/>
              <w:jc w:val="both"/>
            </w:pPr>
          </w:p>
        </w:tc>
      </w:tr>
      <w:tr w:rsidR="00622422" w14:paraId="74C5AC22" w14:textId="77777777" w:rsidTr="006E1D6F">
        <w:tc>
          <w:tcPr>
            <w:tcW w:w="810" w:type="dxa"/>
          </w:tcPr>
          <w:p w14:paraId="44667982" w14:textId="77777777" w:rsidR="00622422" w:rsidRDefault="00622422" w:rsidP="000852BB">
            <w:pPr>
              <w:pStyle w:val="Bang0"/>
              <w:jc w:val="both"/>
            </w:pPr>
          </w:p>
        </w:tc>
        <w:tc>
          <w:tcPr>
            <w:tcW w:w="2250" w:type="dxa"/>
          </w:tcPr>
          <w:p w14:paraId="2A503756" w14:textId="77777777" w:rsidR="00622422" w:rsidRDefault="00622422" w:rsidP="000852BB">
            <w:pPr>
              <w:pStyle w:val="Bang0"/>
              <w:jc w:val="both"/>
            </w:pPr>
          </w:p>
        </w:tc>
        <w:tc>
          <w:tcPr>
            <w:tcW w:w="900" w:type="dxa"/>
          </w:tcPr>
          <w:p w14:paraId="6267A02D" w14:textId="77777777" w:rsidR="00622422" w:rsidRDefault="00622422" w:rsidP="000852BB">
            <w:pPr>
              <w:pStyle w:val="Bang0"/>
              <w:jc w:val="both"/>
            </w:pPr>
          </w:p>
        </w:tc>
        <w:tc>
          <w:tcPr>
            <w:tcW w:w="2520" w:type="dxa"/>
          </w:tcPr>
          <w:p w14:paraId="3C78D88E" w14:textId="77777777" w:rsidR="00622422" w:rsidRDefault="00622422" w:rsidP="000852BB">
            <w:pPr>
              <w:pStyle w:val="Bang0"/>
              <w:jc w:val="both"/>
            </w:pPr>
          </w:p>
        </w:tc>
        <w:tc>
          <w:tcPr>
            <w:tcW w:w="1620" w:type="dxa"/>
          </w:tcPr>
          <w:p w14:paraId="0318A33F" w14:textId="77777777" w:rsidR="00622422" w:rsidRDefault="00622422" w:rsidP="000852BB">
            <w:pPr>
              <w:pStyle w:val="Bang0"/>
              <w:jc w:val="both"/>
            </w:pPr>
          </w:p>
        </w:tc>
        <w:tc>
          <w:tcPr>
            <w:tcW w:w="990" w:type="dxa"/>
          </w:tcPr>
          <w:p w14:paraId="633B4B53" w14:textId="77777777" w:rsidR="00622422" w:rsidRDefault="00622422" w:rsidP="000852BB">
            <w:pPr>
              <w:pStyle w:val="Bang0"/>
              <w:jc w:val="both"/>
            </w:pPr>
          </w:p>
        </w:tc>
      </w:tr>
      <w:tr w:rsidR="00622422" w14:paraId="3ED18E69" w14:textId="77777777" w:rsidTr="006E1D6F">
        <w:tc>
          <w:tcPr>
            <w:tcW w:w="810" w:type="dxa"/>
          </w:tcPr>
          <w:p w14:paraId="5E69844B" w14:textId="77777777" w:rsidR="00622422" w:rsidRDefault="00622422" w:rsidP="000852BB">
            <w:pPr>
              <w:pStyle w:val="Bang0"/>
              <w:jc w:val="both"/>
            </w:pPr>
          </w:p>
        </w:tc>
        <w:tc>
          <w:tcPr>
            <w:tcW w:w="2250" w:type="dxa"/>
          </w:tcPr>
          <w:p w14:paraId="11051979" w14:textId="77777777" w:rsidR="00622422" w:rsidRDefault="00622422" w:rsidP="000852BB">
            <w:pPr>
              <w:pStyle w:val="Bang0"/>
              <w:jc w:val="both"/>
            </w:pPr>
          </w:p>
        </w:tc>
        <w:tc>
          <w:tcPr>
            <w:tcW w:w="900" w:type="dxa"/>
          </w:tcPr>
          <w:p w14:paraId="0BAF03D6" w14:textId="77777777" w:rsidR="00622422" w:rsidRDefault="00622422" w:rsidP="000852BB">
            <w:pPr>
              <w:pStyle w:val="Bang0"/>
              <w:jc w:val="both"/>
            </w:pPr>
          </w:p>
        </w:tc>
        <w:tc>
          <w:tcPr>
            <w:tcW w:w="2520" w:type="dxa"/>
          </w:tcPr>
          <w:p w14:paraId="5432EA27" w14:textId="77777777" w:rsidR="00622422" w:rsidRDefault="00622422" w:rsidP="000852BB">
            <w:pPr>
              <w:pStyle w:val="Bang0"/>
              <w:jc w:val="both"/>
            </w:pPr>
          </w:p>
        </w:tc>
        <w:tc>
          <w:tcPr>
            <w:tcW w:w="1620" w:type="dxa"/>
          </w:tcPr>
          <w:p w14:paraId="404DC9F6" w14:textId="77777777" w:rsidR="00622422" w:rsidRDefault="00622422" w:rsidP="000852BB">
            <w:pPr>
              <w:pStyle w:val="Bang0"/>
              <w:jc w:val="both"/>
            </w:pPr>
          </w:p>
        </w:tc>
        <w:tc>
          <w:tcPr>
            <w:tcW w:w="990" w:type="dxa"/>
          </w:tcPr>
          <w:p w14:paraId="0349BC83" w14:textId="77777777" w:rsidR="00622422" w:rsidRDefault="00622422" w:rsidP="000852BB">
            <w:pPr>
              <w:pStyle w:val="Bang0"/>
              <w:jc w:val="both"/>
            </w:pPr>
          </w:p>
        </w:tc>
      </w:tr>
      <w:tr w:rsidR="00622422" w14:paraId="43B9AD3A" w14:textId="77777777" w:rsidTr="006E1D6F">
        <w:tc>
          <w:tcPr>
            <w:tcW w:w="810" w:type="dxa"/>
          </w:tcPr>
          <w:p w14:paraId="08511B0E" w14:textId="77777777" w:rsidR="00622422" w:rsidRDefault="00622422" w:rsidP="000852BB">
            <w:pPr>
              <w:pStyle w:val="Bang0"/>
              <w:jc w:val="both"/>
            </w:pPr>
          </w:p>
        </w:tc>
        <w:tc>
          <w:tcPr>
            <w:tcW w:w="2250" w:type="dxa"/>
          </w:tcPr>
          <w:p w14:paraId="2A87A873" w14:textId="77777777" w:rsidR="00622422" w:rsidRDefault="00622422" w:rsidP="000852BB">
            <w:pPr>
              <w:pStyle w:val="Bang0"/>
              <w:jc w:val="both"/>
            </w:pPr>
          </w:p>
        </w:tc>
        <w:tc>
          <w:tcPr>
            <w:tcW w:w="900" w:type="dxa"/>
          </w:tcPr>
          <w:p w14:paraId="31561EBE" w14:textId="77777777" w:rsidR="00622422" w:rsidRDefault="00622422" w:rsidP="000852BB">
            <w:pPr>
              <w:pStyle w:val="Bang0"/>
              <w:jc w:val="both"/>
            </w:pPr>
          </w:p>
        </w:tc>
        <w:tc>
          <w:tcPr>
            <w:tcW w:w="2520" w:type="dxa"/>
          </w:tcPr>
          <w:p w14:paraId="4FE62621" w14:textId="77777777" w:rsidR="00622422" w:rsidRDefault="00622422" w:rsidP="000852BB">
            <w:pPr>
              <w:pStyle w:val="Bang0"/>
              <w:jc w:val="both"/>
            </w:pPr>
          </w:p>
        </w:tc>
        <w:tc>
          <w:tcPr>
            <w:tcW w:w="1620" w:type="dxa"/>
          </w:tcPr>
          <w:p w14:paraId="4B51A84A" w14:textId="77777777" w:rsidR="00622422" w:rsidRDefault="00622422" w:rsidP="000852BB">
            <w:pPr>
              <w:pStyle w:val="Bang0"/>
              <w:jc w:val="both"/>
            </w:pPr>
          </w:p>
        </w:tc>
        <w:tc>
          <w:tcPr>
            <w:tcW w:w="990" w:type="dxa"/>
          </w:tcPr>
          <w:p w14:paraId="16B1F2BB" w14:textId="77777777" w:rsidR="00622422" w:rsidRDefault="00622422" w:rsidP="000852BB">
            <w:pPr>
              <w:pStyle w:val="Bang0"/>
              <w:jc w:val="both"/>
            </w:pPr>
          </w:p>
        </w:tc>
      </w:tr>
      <w:tr w:rsidR="00622422" w14:paraId="11B312EA" w14:textId="77777777" w:rsidTr="006E1D6F">
        <w:tc>
          <w:tcPr>
            <w:tcW w:w="810" w:type="dxa"/>
          </w:tcPr>
          <w:p w14:paraId="453753E0" w14:textId="77777777" w:rsidR="00622422" w:rsidRDefault="00622422" w:rsidP="000852BB">
            <w:pPr>
              <w:pStyle w:val="Bang0"/>
              <w:jc w:val="both"/>
            </w:pPr>
          </w:p>
        </w:tc>
        <w:tc>
          <w:tcPr>
            <w:tcW w:w="2250" w:type="dxa"/>
          </w:tcPr>
          <w:p w14:paraId="76998EFD" w14:textId="77777777" w:rsidR="00622422" w:rsidRDefault="00622422" w:rsidP="000852BB">
            <w:pPr>
              <w:pStyle w:val="Bang0"/>
              <w:jc w:val="both"/>
            </w:pPr>
          </w:p>
        </w:tc>
        <w:tc>
          <w:tcPr>
            <w:tcW w:w="900" w:type="dxa"/>
          </w:tcPr>
          <w:p w14:paraId="7C0F7F36" w14:textId="77777777" w:rsidR="00622422" w:rsidRDefault="00622422" w:rsidP="000852BB">
            <w:pPr>
              <w:pStyle w:val="Bang0"/>
              <w:jc w:val="both"/>
            </w:pPr>
          </w:p>
        </w:tc>
        <w:tc>
          <w:tcPr>
            <w:tcW w:w="2520" w:type="dxa"/>
          </w:tcPr>
          <w:p w14:paraId="79902BD5" w14:textId="77777777" w:rsidR="00622422" w:rsidRDefault="00622422" w:rsidP="000852BB">
            <w:pPr>
              <w:pStyle w:val="Bang0"/>
              <w:jc w:val="both"/>
            </w:pPr>
          </w:p>
        </w:tc>
        <w:tc>
          <w:tcPr>
            <w:tcW w:w="1620" w:type="dxa"/>
          </w:tcPr>
          <w:p w14:paraId="2AEE75E7" w14:textId="77777777" w:rsidR="00622422" w:rsidRDefault="00622422" w:rsidP="000852BB">
            <w:pPr>
              <w:pStyle w:val="Bang0"/>
              <w:jc w:val="both"/>
            </w:pPr>
          </w:p>
        </w:tc>
        <w:tc>
          <w:tcPr>
            <w:tcW w:w="990" w:type="dxa"/>
          </w:tcPr>
          <w:p w14:paraId="192DEB93" w14:textId="77777777" w:rsidR="00622422" w:rsidRDefault="00622422" w:rsidP="000852BB">
            <w:pPr>
              <w:pStyle w:val="Bang0"/>
              <w:jc w:val="both"/>
            </w:pPr>
          </w:p>
        </w:tc>
      </w:tr>
      <w:tr w:rsidR="00622422" w14:paraId="476EC9E3" w14:textId="77777777" w:rsidTr="006E1D6F">
        <w:tc>
          <w:tcPr>
            <w:tcW w:w="810" w:type="dxa"/>
          </w:tcPr>
          <w:p w14:paraId="1DE94A71" w14:textId="77777777" w:rsidR="00622422" w:rsidRDefault="00622422" w:rsidP="000852BB">
            <w:pPr>
              <w:pStyle w:val="Bang0"/>
              <w:jc w:val="both"/>
            </w:pPr>
          </w:p>
        </w:tc>
        <w:tc>
          <w:tcPr>
            <w:tcW w:w="2250" w:type="dxa"/>
          </w:tcPr>
          <w:p w14:paraId="19D983B4" w14:textId="77777777" w:rsidR="00622422" w:rsidRDefault="00622422" w:rsidP="000852BB">
            <w:pPr>
              <w:pStyle w:val="Bang0"/>
              <w:jc w:val="both"/>
            </w:pPr>
          </w:p>
        </w:tc>
        <w:tc>
          <w:tcPr>
            <w:tcW w:w="900" w:type="dxa"/>
          </w:tcPr>
          <w:p w14:paraId="489E6223" w14:textId="77777777" w:rsidR="00622422" w:rsidRDefault="00622422" w:rsidP="000852BB">
            <w:pPr>
              <w:pStyle w:val="Bang0"/>
              <w:jc w:val="both"/>
            </w:pPr>
          </w:p>
        </w:tc>
        <w:tc>
          <w:tcPr>
            <w:tcW w:w="2520" w:type="dxa"/>
          </w:tcPr>
          <w:p w14:paraId="7F27B912" w14:textId="77777777" w:rsidR="00622422" w:rsidRDefault="00622422" w:rsidP="000852BB">
            <w:pPr>
              <w:pStyle w:val="Bang0"/>
              <w:jc w:val="both"/>
            </w:pPr>
          </w:p>
        </w:tc>
        <w:tc>
          <w:tcPr>
            <w:tcW w:w="1620" w:type="dxa"/>
          </w:tcPr>
          <w:p w14:paraId="31F3D802" w14:textId="77777777" w:rsidR="00622422" w:rsidRDefault="00622422" w:rsidP="000852BB">
            <w:pPr>
              <w:pStyle w:val="Bang0"/>
              <w:jc w:val="both"/>
            </w:pPr>
          </w:p>
        </w:tc>
        <w:tc>
          <w:tcPr>
            <w:tcW w:w="990" w:type="dxa"/>
          </w:tcPr>
          <w:p w14:paraId="72B290ED" w14:textId="77777777" w:rsidR="00622422" w:rsidRDefault="00622422" w:rsidP="000852BB">
            <w:pPr>
              <w:pStyle w:val="Bang0"/>
              <w:jc w:val="both"/>
            </w:pPr>
          </w:p>
        </w:tc>
      </w:tr>
    </w:tbl>
    <w:p w14:paraId="0043D1A0" w14:textId="77777777" w:rsidR="00A9422D" w:rsidRDefault="00A9422D" w:rsidP="000852BB">
      <w:pPr>
        <w:ind w:left="0"/>
        <w:jc w:val="both"/>
      </w:pPr>
    </w:p>
    <w:p w14:paraId="44CD9787" w14:textId="77777777" w:rsidR="00A9422D" w:rsidRDefault="00A9422D" w:rsidP="000852BB">
      <w:pPr>
        <w:pStyle w:val="NormalH"/>
        <w:spacing w:before="360" w:after="240" w:line="240" w:lineRule="auto"/>
        <w:ind w:left="0"/>
        <w:jc w:val="both"/>
      </w:pPr>
      <w:r>
        <w:rPr>
          <w:rFonts w:cs="Arial"/>
          <w:b/>
          <w:caps/>
          <w:color w:val="003300"/>
          <w:sz w:val="24"/>
        </w:rPr>
        <w:br w:type="page"/>
      </w:r>
      <w:r w:rsidR="007342AB">
        <w:rPr>
          <w:rFonts w:cs="Arial"/>
          <w:b/>
          <w:caps/>
          <w:color w:val="003300"/>
          <w:sz w:val="24"/>
        </w:rPr>
        <w:lastRenderedPageBreak/>
        <w:t>TRANG KÝ</w:t>
      </w:r>
    </w:p>
    <w:p w14:paraId="1E3AFCEC" w14:textId="77777777" w:rsidR="00A9422D" w:rsidRDefault="00A9422D" w:rsidP="000852BB">
      <w:pPr>
        <w:jc w:val="both"/>
      </w:pPr>
    </w:p>
    <w:p w14:paraId="5805BAA8" w14:textId="77777777" w:rsidR="00A9422D" w:rsidRDefault="00A9422D" w:rsidP="000852BB">
      <w:pPr>
        <w:jc w:val="both"/>
      </w:pPr>
    </w:p>
    <w:p w14:paraId="6ED69F76" w14:textId="77777777" w:rsidR="00A9422D" w:rsidRDefault="007342AB" w:rsidP="000852BB">
      <w:pPr>
        <w:jc w:val="both"/>
      </w:pPr>
      <w:r>
        <w:rPr>
          <w:b/>
          <w:bCs/>
        </w:rPr>
        <w:t>NGƯỜI LẬP</w:t>
      </w:r>
      <w:r w:rsidR="00A9422D">
        <w:rPr>
          <w:b/>
          <w:bCs/>
        </w:rPr>
        <w:t>:</w:t>
      </w:r>
      <w:r w:rsidR="00A9422D">
        <w:tab/>
      </w:r>
      <w:r>
        <w:tab/>
      </w:r>
      <w:r w:rsidR="000852BB">
        <w:t>Nguyễn Việt Anh</w:t>
      </w:r>
      <w:r w:rsidR="00A9422D">
        <w:rPr>
          <w:u w:val="single"/>
        </w:rPr>
        <w:tab/>
      </w:r>
      <w:r w:rsidR="00A9422D">
        <w:rPr>
          <w:u w:val="single"/>
        </w:rPr>
        <w:tab/>
      </w:r>
      <w:r>
        <w:rPr>
          <w:u w:val="single"/>
        </w:rPr>
        <w:t xml:space="preserve">           </w:t>
      </w:r>
      <w:r w:rsidR="00A9422D">
        <w:tab/>
        <w:t>&lt;</w:t>
      </w:r>
      <w:r>
        <w:t>Ngày</w:t>
      </w:r>
      <w:r w:rsidR="00A9422D">
        <w:t>&gt;</w:t>
      </w:r>
      <w:r w:rsidR="00A9422D">
        <w:rPr>
          <w:u w:val="single"/>
        </w:rPr>
        <w:tab/>
      </w:r>
      <w:r w:rsidR="00A9422D">
        <w:rPr>
          <w:u w:val="single"/>
        </w:rPr>
        <w:tab/>
      </w:r>
      <w:r w:rsidR="00A9422D">
        <w:rPr>
          <w:u w:val="single"/>
        </w:rPr>
        <w:tab/>
      </w:r>
    </w:p>
    <w:p w14:paraId="3AB0694E" w14:textId="77777777" w:rsidR="00A9422D" w:rsidRDefault="00A9422D" w:rsidP="000852BB">
      <w:pPr>
        <w:ind w:left="1267" w:firstLine="173"/>
        <w:jc w:val="both"/>
      </w:pPr>
      <w:r>
        <w:tab/>
      </w:r>
      <w:r w:rsidR="007342AB">
        <w:tab/>
      </w:r>
      <w:r>
        <w:t>&lt;</w:t>
      </w:r>
      <w:r w:rsidR="007342AB">
        <w:t>Vị trí</w:t>
      </w:r>
      <w:r>
        <w:t>&gt;</w:t>
      </w:r>
    </w:p>
    <w:p w14:paraId="1CC49D7F" w14:textId="77777777" w:rsidR="00A9422D" w:rsidRDefault="00A9422D" w:rsidP="000852BB">
      <w:pPr>
        <w:jc w:val="both"/>
      </w:pPr>
    </w:p>
    <w:p w14:paraId="3DDAC18A" w14:textId="77777777" w:rsidR="00A9422D" w:rsidRDefault="007342AB" w:rsidP="000852BB">
      <w:pPr>
        <w:jc w:val="both"/>
      </w:pPr>
      <w:r>
        <w:rPr>
          <w:b/>
          <w:bCs/>
        </w:rPr>
        <w:t>NGƯỜI KIỂM TRA</w:t>
      </w:r>
      <w:r w:rsidR="00A9422D">
        <w:rPr>
          <w:b/>
          <w:bCs/>
        </w:rPr>
        <w:t>:</w:t>
      </w:r>
      <w:r w:rsidR="00A9422D">
        <w:tab/>
      </w:r>
      <w:r w:rsidR="000852BB">
        <w:t>Cao Văn Lợi</w:t>
      </w:r>
      <w:r w:rsidR="00A9422D">
        <w:rPr>
          <w:u w:val="single"/>
        </w:rPr>
        <w:tab/>
      </w:r>
      <w:r w:rsidR="00A9422D">
        <w:rPr>
          <w:u w:val="single"/>
        </w:rPr>
        <w:tab/>
      </w:r>
      <w:r>
        <w:rPr>
          <w:u w:val="single"/>
        </w:rPr>
        <w:t xml:space="preserve">           </w:t>
      </w:r>
      <w:r w:rsidR="00A9422D">
        <w:tab/>
        <w:t>&lt;</w:t>
      </w:r>
      <w:r>
        <w:t>Ngày</w:t>
      </w:r>
      <w:r w:rsidR="00A9422D">
        <w:t>&gt;</w:t>
      </w:r>
      <w:r w:rsidR="00A9422D">
        <w:rPr>
          <w:u w:val="single"/>
        </w:rPr>
        <w:tab/>
      </w:r>
      <w:r w:rsidR="00A9422D">
        <w:rPr>
          <w:u w:val="single"/>
        </w:rPr>
        <w:tab/>
      </w:r>
      <w:r w:rsidR="00A9422D">
        <w:rPr>
          <w:u w:val="single"/>
        </w:rPr>
        <w:tab/>
      </w:r>
    </w:p>
    <w:p w14:paraId="0C3FB203" w14:textId="77777777" w:rsidR="00A9422D" w:rsidRDefault="00A9422D" w:rsidP="000852BB">
      <w:pPr>
        <w:ind w:left="1267" w:firstLine="173"/>
        <w:jc w:val="both"/>
      </w:pPr>
      <w:r>
        <w:tab/>
      </w:r>
      <w:r w:rsidR="007342AB">
        <w:tab/>
      </w:r>
      <w:r>
        <w:t>&lt;</w:t>
      </w:r>
      <w:r w:rsidR="007342AB">
        <w:t>Vị trí</w:t>
      </w:r>
      <w:r>
        <w:t>&gt;</w:t>
      </w:r>
    </w:p>
    <w:p w14:paraId="029CDFA1" w14:textId="77777777" w:rsidR="00A9422D" w:rsidRDefault="000852BB" w:rsidP="000852BB">
      <w:pPr>
        <w:ind w:left="0"/>
        <w:jc w:val="both"/>
      </w:pPr>
      <w:r>
        <w:tab/>
      </w:r>
      <w:r>
        <w:tab/>
      </w:r>
      <w:r>
        <w:tab/>
      </w:r>
      <w:r>
        <w:tab/>
        <w:t>Nguyễn Thị Hiền</w:t>
      </w:r>
    </w:p>
    <w:p w14:paraId="573BE25A" w14:textId="77777777" w:rsidR="00A9422D" w:rsidRDefault="007342AB" w:rsidP="000852BB">
      <w:pPr>
        <w:jc w:val="both"/>
      </w:pPr>
      <w:r>
        <w:rPr>
          <w:b/>
          <w:bCs/>
        </w:rPr>
        <w:t>NGƯỜI PHÊ DUYỆT</w:t>
      </w:r>
      <w:r w:rsidR="00A9422D">
        <w:rPr>
          <w:b/>
          <w:bCs/>
        </w:rPr>
        <w:t>:</w:t>
      </w:r>
      <w:r w:rsidR="00A9422D">
        <w:tab/>
        <w:t>&lt;</w:t>
      </w:r>
      <w:r>
        <w:t>Tên</w:t>
      </w:r>
      <w:r w:rsidR="00A9422D">
        <w:t>&gt;</w:t>
      </w:r>
      <w:r w:rsidR="00A9422D">
        <w:rPr>
          <w:u w:val="single"/>
        </w:rPr>
        <w:tab/>
      </w:r>
      <w:r w:rsidR="00A9422D">
        <w:rPr>
          <w:u w:val="single"/>
        </w:rPr>
        <w:tab/>
      </w:r>
      <w:r>
        <w:rPr>
          <w:u w:val="single"/>
        </w:rPr>
        <w:t xml:space="preserve">           </w:t>
      </w:r>
      <w:r w:rsidR="00A9422D">
        <w:tab/>
        <w:t>&lt;</w:t>
      </w:r>
      <w:r>
        <w:t>Ngày</w:t>
      </w:r>
      <w:r w:rsidR="00A9422D">
        <w:t>&gt;</w:t>
      </w:r>
      <w:r w:rsidR="00A9422D">
        <w:rPr>
          <w:u w:val="single"/>
        </w:rPr>
        <w:tab/>
      </w:r>
      <w:r w:rsidR="00A9422D">
        <w:rPr>
          <w:u w:val="single"/>
        </w:rPr>
        <w:tab/>
      </w:r>
      <w:r w:rsidR="00A9422D">
        <w:rPr>
          <w:u w:val="single"/>
        </w:rPr>
        <w:tab/>
      </w:r>
    </w:p>
    <w:p w14:paraId="2F677FC0" w14:textId="77777777" w:rsidR="00A9422D" w:rsidRDefault="00A9422D" w:rsidP="000852BB">
      <w:pPr>
        <w:ind w:left="1267" w:firstLine="173"/>
        <w:jc w:val="both"/>
      </w:pPr>
      <w:r>
        <w:tab/>
      </w:r>
      <w:r w:rsidR="007342AB">
        <w:tab/>
      </w:r>
      <w:r>
        <w:t>&lt;</w:t>
      </w:r>
      <w:r w:rsidR="007342AB">
        <w:t>Vị trí</w:t>
      </w:r>
      <w:r>
        <w:t>&gt;</w:t>
      </w:r>
    </w:p>
    <w:p w14:paraId="309CA631" w14:textId="77777777" w:rsidR="00CD50C6" w:rsidRPr="00C45D38" w:rsidRDefault="00A9422D" w:rsidP="000852BB">
      <w:pPr>
        <w:pStyle w:val="NormalH"/>
        <w:spacing w:before="360" w:after="240" w:line="240" w:lineRule="auto"/>
        <w:ind w:left="0"/>
        <w:jc w:val="both"/>
        <w:rPr>
          <w:rFonts w:cs="Arial"/>
          <w:b/>
          <w:caps/>
          <w:color w:val="003300"/>
          <w:sz w:val="24"/>
        </w:rPr>
      </w:pPr>
      <w:r>
        <w:rPr>
          <w:rFonts w:cs="Arial"/>
          <w:b/>
          <w:caps/>
          <w:color w:val="003300"/>
          <w:sz w:val="24"/>
        </w:rPr>
        <w:br w:type="page"/>
      </w:r>
      <w:r w:rsidR="0044220D">
        <w:rPr>
          <w:rFonts w:cs="Arial"/>
          <w:b/>
          <w:caps/>
          <w:color w:val="003300"/>
          <w:sz w:val="24"/>
        </w:rPr>
        <w:lastRenderedPageBreak/>
        <w:t>MỤC LỤC</w:t>
      </w:r>
    </w:p>
    <w:p w14:paraId="04A07D8C" w14:textId="77777777" w:rsidR="00720EBA" w:rsidRDefault="00BC261A" w:rsidP="000852BB">
      <w:pPr>
        <w:pStyle w:val="TOC2"/>
        <w:jc w:val="both"/>
        <w:rPr>
          <w:rFonts w:ascii="Calibri" w:hAnsi="Calibri" w:cs="Times New Roman"/>
          <w:kern w:val="0"/>
          <w:sz w:val="22"/>
          <w:szCs w:val="22"/>
        </w:rPr>
      </w:pPr>
      <w:r w:rsidRPr="00C45D38">
        <w:rPr>
          <w:rFonts w:cs="Arial"/>
          <w:b/>
          <w:caps/>
        </w:rPr>
        <w:fldChar w:fldCharType="begin"/>
      </w:r>
      <w:r w:rsidR="00CD50C6" w:rsidRPr="00C45D38">
        <w:rPr>
          <w:rFonts w:cs="Arial"/>
          <w:b/>
          <w:caps/>
        </w:rPr>
        <w:instrText xml:space="preserve"> TOC \o "1-2" \h \z </w:instrText>
      </w:r>
      <w:r w:rsidRPr="00C45D38">
        <w:rPr>
          <w:rFonts w:cs="Arial"/>
          <w:b/>
          <w:caps/>
        </w:rPr>
        <w:fldChar w:fldCharType="separate"/>
      </w:r>
    </w:p>
    <w:sdt>
      <w:sdtPr>
        <w:rPr>
          <w:rFonts w:ascii="Arial" w:eastAsia="Times New Roman" w:hAnsi="Arial" w:cs="Times New Roman"/>
          <w:color w:val="auto"/>
          <w:sz w:val="20"/>
          <w:szCs w:val="20"/>
        </w:rPr>
        <w:id w:val="577185862"/>
        <w:docPartObj>
          <w:docPartGallery w:val="Table of Contents"/>
          <w:docPartUnique/>
        </w:docPartObj>
      </w:sdtPr>
      <w:sdtEndPr>
        <w:rPr>
          <w:b/>
          <w:bCs/>
          <w:noProof/>
        </w:rPr>
      </w:sdtEndPr>
      <w:sdtContent>
        <w:p w14:paraId="1BFD0BE0" w14:textId="77777777" w:rsidR="00720EBA" w:rsidRDefault="00720EBA" w:rsidP="00720EBA">
          <w:pPr>
            <w:pStyle w:val="TOCHeading"/>
          </w:pPr>
        </w:p>
        <w:p w14:paraId="55BD43B3" w14:textId="77777777" w:rsidR="00720EBA" w:rsidRDefault="00720EBA">
          <w:pPr>
            <w:pStyle w:val="TOC1"/>
            <w:rPr>
              <w:rFonts w:asciiTheme="minorHAnsi" w:eastAsiaTheme="minorEastAsia" w:hAnsiTheme="minorHAnsi" w:cstheme="minorBidi"/>
              <w:b w:val="0"/>
              <w:bCs w:val="0"/>
              <w:iCs w:val="0"/>
              <w:caps w:val="0"/>
              <w:kern w:val="0"/>
              <w:sz w:val="22"/>
              <w:szCs w:val="22"/>
            </w:rPr>
          </w:pPr>
          <w:r>
            <w:fldChar w:fldCharType="begin"/>
          </w:r>
          <w:r>
            <w:instrText xml:space="preserve"> TOC \o "1-3" \h \z \u </w:instrText>
          </w:r>
          <w:r>
            <w:fldChar w:fldCharType="separate"/>
          </w:r>
          <w:hyperlink w:anchor="_Toc60976017" w:history="1">
            <w:r w:rsidRPr="00054428">
              <w:rPr>
                <w:rStyle w:val="Hyperlink"/>
                <w:rFonts w:cs="Arial"/>
              </w:rPr>
              <w:t>1.</w:t>
            </w:r>
            <w:r>
              <w:rPr>
                <w:rFonts w:asciiTheme="minorHAnsi" w:eastAsiaTheme="minorEastAsia" w:hAnsiTheme="minorHAnsi" w:cstheme="minorBidi"/>
                <w:b w:val="0"/>
                <w:bCs w:val="0"/>
                <w:iCs w:val="0"/>
                <w:caps w:val="0"/>
                <w:kern w:val="0"/>
                <w:sz w:val="22"/>
                <w:szCs w:val="22"/>
              </w:rPr>
              <w:tab/>
            </w:r>
            <w:r w:rsidRPr="00054428">
              <w:rPr>
                <w:rStyle w:val="Hyperlink"/>
                <w:rFonts w:cs="Arial"/>
              </w:rPr>
              <w:t>GIỚI THIỆU</w:t>
            </w:r>
            <w:r>
              <w:rPr>
                <w:webHidden/>
              </w:rPr>
              <w:tab/>
            </w:r>
            <w:r>
              <w:rPr>
                <w:webHidden/>
              </w:rPr>
              <w:fldChar w:fldCharType="begin"/>
            </w:r>
            <w:r>
              <w:rPr>
                <w:webHidden/>
              </w:rPr>
              <w:instrText xml:space="preserve"> PAGEREF _Toc60976017 \h </w:instrText>
            </w:r>
            <w:r>
              <w:rPr>
                <w:webHidden/>
              </w:rPr>
            </w:r>
            <w:r>
              <w:rPr>
                <w:webHidden/>
              </w:rPr>
              <w:fldChar w:fldCharType="separate"/>
            </w:r>
            <w:r>
              <w:rPr>
                <w:webHidden/>
              </w:rPr>
              <w:t>5</w:t>
            </w:r>
            <w:r>
              <w:rPr>
                <w:webHidden/>
              </w:rPr>
              <w:fldChar w:fldCharType="end"/>
            </w:r>
          </w:hyperlink>
        </w:p>
        <w:p w14:paraId="58DB1420" w14:textId="77777777" w:rsidR="00720EBA" w:rsidRDefault="00F5261D">
          <w:pPr>
            <w:pStyle w:val="TOC2"/>
            <w:rPr>
              <w:rFonts w:asciiTheme="minorHAnsi" w:eastAsiaTheme="minorEastAsia" w:hAnsiTheme="minorHAnsi" w:cstheme="minorBidi"/>
              <w:kern w:val="0"/>
              <w:sz w:val="22"/>
              <w:szCs w:val="22"/>
            </w:rPr>
          </w:pPr>
          <w:hyperlink w:anchor="_Toc60976018" w:history="1">
            <w:r w:rsidR="00720EBA" w:rsidRPr="00054428">
              <w:rPr>
                <w:rStyle w:val="Hyperlink"/>
              </w:rPr>
              <w:t>1.1.</w:t>
            </w:r>
            <w:r w:rsidR="00720EBA">
              <w:rPr>
                <w:rFonts w:asciiTheme="minorHAnsi" w:eastAsiaTheme="minorEastAsia" w:hAnsiTheme="minorHAnsi" w:cstheme="minorBidi"/>
                <w:kern w:val="0"/>
                <w:sz w:val="22"/>
                <w:szCs w:val="22"/>
              </w:rPr>
              <w:tab/>
            </w:r>
            <w:r w:rsidR="00720EBA" w:rsidRPr="00054428">
              <w:rPr>
                <w:rStyle w:val="Hyperlink"/>
              </w:rPr>
              <w:t>Mục đích</w:t>
            </w:r>
            <w:r w:rsidR="00720EBA">
              <w:rPr>
                <w:webHidden/>
              </w:rPr>
              <w:tab/>
            </w:r>
            <w:r w:rsidR="00720EBA">
              <w:rPr>
                <w:webHidden/>
              </w:rPr>
              <w:fldChar w:fldCharType="begin"/>
            </w:r>
            <w:r w:rsidR="00720EBA">
              <w:rPr>
                <w:webHidden/>
              </w:rPr>
              <w:instrText xml:space="preserve"> PAGEREF _Toc60976018 \h </w:instrText>
            </w:r>
            <w:r w:rsidR="00720EBA">
              <w:rPr>
                <w:webHidden/>
              </w:rPr>
            </w:r>
            <w:r w:rsidR="00720EBA">
              <w:rPr>
                <w:webHidden/>
              </w:rPr>
              <w:fldChar w:fldCharType="separate"/>
            </w:r>
            <w:r w:rsidR="00720EBA">
              <w:rPr>
                <w:webHidden/>
              </w:rPr>
              <w:t>5</w:t>
            </w:r>
            <w:r w:rsidR="00720EBA">
              <w:rPr>
                <w:webHidden/>
              </w:rPr>
              <w:fldChar w:fldCharType="end"/>
            </w:r>
          </w:hyperlink>
        </w:p>
        <w:p w14:paraId="679FF141" w14:textId="77777777" w:rsidR="00720EBA" w:rsidRDefault="00F5261D">
          <w:pPr>
            <w:pStyle w:val="TOC2"/>
            <w:rPr>
              <w:rFonts w:asciiTheme="minorHAnsi" w:eastAsiaTheme="minorEastAsia" w:hAnsiTheme="minorHAnsi" w:cstheme="minorBidi"/>
              <w:kern w:val="0"/>
              <w:sz w:val="22"/>
              <w:szCs w:val="22"/>
            </w:rPr>
          </w:pPr>
          <w:hyperlink w:anchor="_Toc60976019" w:history="1">
            <w:r w:rsidR="00720EBA" w:rsidRPr="00054428">
              <w:rPr>
                <w:rStyle w:val="Hyperlink"/>
              </w:rPr>
              <w:t>1.2.</w:t>
            </w:r>
            <w:r w:rsidR="00720EBA">
              <w:rPr>
                <w:rFonts w:asciiTheme="minorHAnsi" w:eastAsiaTheme="minorEastAsia" w:hAnsiTheme="minorHAnsi" w:cstheme="minorBidi"/>
                <w:kern w:val="0"/>
                <w:sz w:val="22"/>
                <w:szCs w:val="22"/>
              </w:rPr>
              <w:tab/>
            </w:r>
            <w:r w:rsidR="00720EBA" w:rsidRPr="00054428">
              <w:rPr>
                <w:rStyle w:val="Hyperlink"/>
              </w:rPr>
              <w:t>Phạm vi</w:t>
            </w:r>
            <w:r w:rsidR="00720EBA">
              <w:rPr>
                <w:webHidden/>
              </w:rPr>
              <w:tab/>
            </w:r>
            <w:r w:rsidR="00720EBA">
              <w:rPr>
                <w:webHidden/>
              </w:rPr>
              <w:fldChar w:fldCharType="begin"/>
            </w:r>
            <w:r w:rsidR="00720EBA">
              <w:rPr>
                <w:webHidden/>
              </w:rPr>
              <w:instrText xml:space="preserve"> PAGEREF _Toc60976019 \h </w:instrText>
            </w:r>
            <w:r w:rsidR="00720EBA">
              <w:rPr>
                <w:webHidden/>
              </w:rPr>
            </w:r>
            <w:r w:rsidR="00720EBA">
              <w:rPr>
                <w:webHidden/>
              </w:rPr>
              <w:fldChar w:fldCharType="separate"/>
            </w:r>
            <w:r w:rsidR="00720EBA">
              <w:rPr>
                <w:webHidden/>
              </w:rPr>
              <w:t>5</w:t>
            </w:r>
            <w:r w:rsidR="00720EBA">
              <w:rPr>
                <w:webHidden/>
              </w:rPr>
              <w:fldChar w:fldCharType="end"/>
            </w:r>
          </w:hyperlink>
        </w:p>
        <w:p w14:paraId="7DF73E73" w14:textId="77777777" w:rsidR="00720EBA" w:rsidRDefault="00F5261D">
          <w:pPr>
            <w:pStyle w:val="TOC2"/>
            <w:rPr>
              <w:rFonts w:asciiTheme="minorHAnsi" w:eastAsiaTheme="minorEastAsia" w:hAnsiTheme="minorHAnsi" w:cstheme="minorBidi"/>
              <w:kern w:val="0"/>
              <w:sz w:val="22"/>
              <w:szCs w:val="22"/>
            </w:rPr>
          </w:pPr>
          <w:hyperlink w:anchor="_Toc60976020" w:history="1">
            <w:r w:rsidR="00720EBA" w:rsidRPr="00054428">
              <w:rPr>
                <w:rStyle w:val="Hyperlink"/>
              </w:rPr>
              <w:t>1.3.</w:t>
            </w:r>
            <w:r w:rsidR="00720EBA">
              <w:rPr>
                <w:rFonts w:asciiTheme="minorHAnsi" w:eastAsiaTheme="minorEastAsia" w:hAnsiTheme="minorHAnsi" w:cstheme="minorBidi"/>
                <w:kern w:val="0"/>
                <w:sz w:val="22"/>
                <w:szCs w:val="22"/>
              </w:rPr>
              <w:tab/>
            </w:r>
            <w:r w:rsidR="00720EBA" w:rsidRPr="00054428">
              <w:rPr>
                <w:rStyle w:val="Hyperlink"/>
              </w:rPr>
              <w:t>Vai trò và trách nhiệm</w:t>
            </w:r>
            <w:r w:rsidR="00720EBA">
              <w:rPr>
                <w:webHidden/>
              </w:rPr>
              <w:tab/>
            </w:r>
            <w:r w:rsidR="00720EBA">
              <w:rPr>
                <w:webHidden/>
              </w:rPr>
              <w:fldChar w:fldCharType="begin"/>
            </w:r>
            <w:r w:rsidR="00720EBA">
              <w:rPr>
                <w:webHidden/>
              </w:rPr>
              <w:instrText xml:space="preserve"> PAGEREF _Toc60976020 \h </w:instrText>
            </w:r>
            <w:r w:rsidR="00720EBA">
              <w:rPr>
                <w:webHidden/>
              </w:rPr>
            </w:r>
            <w:r w:rsidR="00720EBA">
              <w:rPr>
                <w:webHidden/>
              </w:rPr>
              <w:fldChar w:fldCharType="separate"/>
            </w:r>
            <w:r w:rsidR="00720EBA">
              <w:rPr>
                <w:webHidden/>
              </w:rPr>
              <w:t>5</w:t>
            </w:r>
            <w:r w:rsidR="00720EBA">
              <w:rPr>
                <w:webHidden/>
              </w:rPr>
              <w:fldChar w:fldCharType="end"/>
            </w:r>
          </w:hyperlink>
        </w:p>
        <w:p w14:paraId="1123BAF1" w14:textId="77777777" w:rsidR="00720EBA" w:rsidRDefault="00F5261D">
          <w:pPr>
            <w:pStyle w:val="TOC2"/>
            <w:rPr>
              <w:rFonts w:asciiTheme="minorHAnsi" w:eastAsiaTheme="minorEastAsia" w:hAnsiTheme="minorHAnsi" w:cstheme="minorBidi"/>
              <w:kern w:val="0"/>
              <w:sz w:val="22"/>
              <w:szCs w:val="22"/>
            </w:rPr>
          </w:pPr>
          <w:hyperlink w:anchor="_Toc60976021" w:history="1">
            <w:r w:rsidR="00720EBA" w:rsidRPr="00054428">
              <w:rPr>
                <w:rStyle w:val="Hyperlink"/>
              </w:rPr>
              <w:t>1.4.</w:t>
            </w:r>
            <w:r w:rsidR="00720EBA">
              <w:rPr>
                <w:rFonts w:asciiTheme="minorHAnsi" w:eastAsiaTheme="minorEastAsia" w:hAnsiTheme="minorHAnsi" w:cstheme="minorBidi"/>
                <w:kern w:val="0"/>
                <w:sz w:val="22"/>
                <w:szCs w:val="22"/>
              </w:rPr>
              <w:tab/>
            </w:r>
            <w:r w:rsidR="00720EBA" w:rsidRPr="00054428">
              <w:rPr>
                <w:rStyle w:val="Hyperlink"/>
              </w:rPr>
              <w:t>Tài liệu tham khảo</w:t>
            </w:r>
            <w:r w:rsidR="00720EBA">
              <w:rPr>
                <w:webHidden/>
              </w:rPr>
              <w:tab/>
            </w:r>
            <w:r w:rsidR="00720EBA">
              <w:rPr>
                <w:webHidden/>
              </w:rPr>
              <w:fldChar w:fldCharType="begin"/>
            </w:r>
            <w:r w:rsidR="00720EBA">
              <w:rPr>
                <w:webHidden/>
              </w:rPr>
              <w:instrText xml:space="preserve"> PAGEREF _Toc60976021 \h </w:instrText>
            </w:r>
            <w:r w:rsidR="00720EBA">
              <w:rPr>
                <w:webHidden/>
              </w:rPr>
            </w:r>
            <w:r w:rsidR="00720EBA">
              <w:rPr>
                <w:webHidden/>
              </w:rPr>
              <w:fldChar w:fldCharType="separate"/>
            </w:r>
            <w:r w:rsidR="00720EBA">
              <w:rPr>
                <w:webHidden/>
              </w:rPr>
              <w:t>5</w:t>
            </w:r>
            <w:r w:rsidR="00720EBA">
              <w:rPr>
                <w:webHidden/>
              </w:rPr>
              <w:fldChar w:fldCharType="end"/>
            </w:r>
          </w:hyperlink>
        </w:p>
        <w:p w14:paraId="22C75817" w14:textId="77777777" w:rsidR="00720EBA" w:rsidRDefault="00F5261D">
          <w:pPr>
            <w:pStyle w:val="TOC2"/>
            <w:rPr>
              <w:rFonts w:asciiTheme="minorHAnsi" w:eastAsiaTheme="minorEastAsia" w:hAnsiTheme="minorHAnsi" w:cstheme="minorBidi"/>
              <w:kern w:val="0"/>
              <w:sz w:val="22"/>
              <w:szCs w:val="22"/>
            </w:rPr>
          </w:pPr>
          <w:hyperlink w:anchor="_Toc60976022" w:history="1">
            <w:r w:rsidR="00720EBA" w:rsidRPr="00054428">
              <w:rPr>
                <w:rStyle w:val="Hyperlink"/>
              </w:rPr>
              <w:t>1.5.</w:t>
            </w:r>
            <w:r w:rsidR="00720EBA">
              <w:rPr>
                <w:rFonts w:asciiTheme="minorHAnsi" w:eastAsiaTheme="minorEastAsia" w:hAnsiTheme="minorHAnsi" w:cstheme="minorBidi"/>
                <w:kern w:val="0"/>
                <w:sz w:val="22"/>
                <w:szCs w:val="22"/>
              </w:rPr>
              <w:tab/>
            </w:r>
            <w:r w:rsidR="00720EBA" w:rsidRPr="00054428">
              <w:rPr>
                <w:rStyle w:val="Hyperlink"/>
              </w:rPr>
              <w:t>Từ và thuật ngữ</w:t>
            </w:r>
            <w:r w:rsidR="00720EBA">
              <w:rPr>
                <w:webHidden/>
              </w:rPr>
              <w:tab/>
            </w:r>
            <w:r w:rsidR="00720EBA">
              <w:rPr>
                <w:webHidden/>
              </w:rPr>
              <w:fldChar w:fldCharType="begin"/>
            </w:r>
            <w:r w:rsidR="00720EBA">
              <w:rPr>
                <w:webHidden/>
              </w:rPr>
              <w:instrText xml:space="preserve"> PAGEREF _Toc60976022 \h </w:instrText>
            </w:r>
            <w:r w:rsidR="00720EBA">
              <w:rPr>
                <w:webHidden/>
              </w:rPr>
            </w:r>
            <w:r w:rsidR="00720EBA">
              <w:rPr>
                <w:webHidden/>
              </w:rPr>
              <w:fldChar w:fldCharType="separate"/>
            </w:r>
            <w:r w:rsidR="00720EBA">
              <w:rPr>
                <w:webHidden/>
              </w:rPr>
              <w:t>5</w:t>
            </w:r>
            <w:r w:rsidR="00720EBA">
              <w:rPr>
                <w:webHidden/>
              </w:rPr>
              <w:fldChar w:fldCharType="end"/>
            </w:r>
          </w:hyperlink>
        </w:p>
        <w:p w14:paraId="548B2818" w14:textId="77777777" w:rsidR="00720EBA" w:rsidRDefault="00F5261D">
          <w:pPr>
            <w:pStyle w:val="TOC1"/>
            <w:rPr>
              <w:rFonts w:asciiTheme="minorHAnsi" w:eastAsiaTheme="minorEastAsia" w:hAnsiTheme="minorHAnsi" w:cstheme="minorBidi"/>
              <w:b w:val="0"/>
              <w:bCs w:val="0"/>
              <w:iCs w:val="0"/>
              <w:caps w:val="0"/>
              <w:kern w:val="0"/>
              <w:sz w:val="22"/>
              <w:szCs w:val="22"/>
            </w:rPr>
          </w:pPr>
          <w:hyperlink w:anchor="_Toc60976023" w:history="1">
            <w:r w:rsidR="00720EBA" w:rsidRPr="00054428">
              <w:rPr>
                <w:rStyle w:val="Hyperlink"/>
              </w:rPr>
              <w:t>2.</w:t>
            </w:r>
            <w:r w:rsidR="00720EBA">
              <w:rPr>
                <w:rFonts w:asciiTheme="minorHAnsi" w:eastAsiaTheme="minorEastAsia" w:hAnsiTheme="minorHAnsi" w:cstheme="minorBidi"/>
                <w:b w:val="0"/>
                <w:bCs w:val="0"/>
                <w:iCs w:val="0"/>
                <w:caps w:val="0"/>
                <w:kern w:val="0"/>
                <w:sz w:val="22"/>
                <w:szCs w:val="22"/>
              </w:rPr>
              <w:tab/>
            </w:r>
            <w:r w:rsidR="00720EBA" w:rsidRPr="00054428">
              <w:rPr>
                <w:rStyle w:val="Hyperlink"/>
              </w:rPr>
              <w:t>TỔNG QUAN HỆ THỐNG</w:t>
            </w:r>
            <w:r w:rsidR="00720EBA">
              <w:rPr>
                <w:webHidden/>
              </w:rPr>
              <w:tab/>
            </w:r>
            <w:r w:rsidR="00720EBA">
              <w:rPr>
                <w:webHidden/>
              </w:rPr>
              <w:fldChar w:fldCharType="begin"/>
            </w:r>
            <w:r w:rsidR="00720EBA">
              <w:rPr>
                <w:webHidden/>
              </w:rPr>
              <w:instrText xml:space="preserve"> PAGEREF _Toc60976023 \h </w:instrText>
            </w:r>
            <w:r w:rsidR="00720EBA">
              <w:rPr>
                <w:webHidden/>
              </w:rPr>
            </w:r>
            <w:r w:rsidR="00720EBA">
              <w:rPr>
                <w:webHidden/>
              </w:rPr>
              <w:fldChar w:fldCharType="separate"/>
            </w:r>
            <w:r w:rsidR="00720EBA">
              <w:rPr>
                <w:webHidden/>
              </w:rPr>
              <w:t>6</w:t>
            </w:r>
            <w:r w:rsidR="00720EBA">
              <w:rPr>
                <w:webHidden/>
              </w:rPr>
              <w:fldChar w:fldCharType="end"/>
            </w:r>
          </w:hyperlink>
        </w:p>
        <w:p w14:paraId="798E1454" w14:textId="77777777" w:rsidR="00720EBA" w:rsidRDefault="00F5261D">
          <w:pPr>
            <w:pStyle w:val="TOC2"/>
            <w:rPr>
              <w:rFonts w:asciiTheme="minorHAnsi" w:eastAsiaTheme="minorEastAsia" w:hAnsiTheme="minorHAnsi" w:cstheme="minorBidi"/>
              <w:kern w:val="0"/>
              <w:sz w:val="22"/>
              <w:szCs w:val="22"/>
            </w:rPr>
          </w:pPr>
          <w:hyperlink w:anchor="_Toc60976024" w:history="1">
            <w:r w:rsidR="00720EBA" w:rsidRPr="00054428">
              <w:rPr>
                <w:rStyle w:val="Hyperlink"/>
              </w:rPr>
              <w:t>2.1.</w:t>
            </w:r>
            <w:r w:rsidR="00720EBA">
              <w:rPr>
                <w:rFonts w:asciiTheme="minorHAnsi" w:eastAsiaTheme="minorEastAsia" w:hAnsiTheme="minorHAnsi" w:cstheme="minorBidi"/>
                <w:kern w:val="0"/>
                <w:sz w:val="22"/>
                <w:szCs w:val="22"/>
              </w:rPr>
              <w:tab/>
            </w:r>
            <w:r w:rsidR="00720EBA" w:rsidRPr="00054428">
              <w:rPr>
                <w:rStyle w:val="Hyperlink"/>
              </w:rPr>
              <w:t>Tổng quan</w:t>
            </w:r>
            <w:r w:rsidR="00720EBA">
              <w:rPr>
                <w:webHidden/>
              </w:rPr>
              <w:tab/>
            </w:r>
            <w:r w:rsidR="00720EBA">
              <w:rPr>
                <w:webHidden/>
              </w:rPr>
              <w:fldChar w:fldCharType="begin"/>
            </w:r>
            <w:r w:rsidR="00720EBA">
              <w:rPr>
                <w:webHidden/>
              </w:rPr>
              <w:instrText xml:space="preserve"> PAGEREF _Toc60976024 \h </w:instrText>
            </w:r>
            <w:r w:rsidR="00720EBA">
              <w:rPr>
                <w:webHidden/>
              </w:rPr>
            </w:r>
            <w:r w:rsidR="00720EBA">
              <w:rPr>
                <w:webHidden/>
              </w:rPr>
              <w:fldChar w:fldCharType="separate"/>
            </w:r>
            <w:r w:rsidR="00720EBA">
              <w:rPr>
                <w:webHidden/>
              </w:rPr>
              <w:t>6</w:t>
            </w:r>
            <w:r w:rsidR="00720EBA">
              <w:rPr>
                <w:webHidden/>
              </w:rPr>
              <w:fldChar w:fldCharType="end"/>
            </w:r>
          </w:hyperlink>
        </w:p>
        <w:p w14:paraId="5AAEE522" w14:textId="77777777" w:rsidR="00720EBA" w:rsidRDefault="00F5261D">
          <w:pPr>
            <w:pStyle w:val="TOC2"/>
            <w:rPr>
              <w:rFonts w:asciiTheme="minorHAnsi" w:eastAsiaTheme="minorEastAsia" w:hAnsiTheme="minorHAnsi" w:cstheme="minorBidi"/>
              <w:kern w:val="0"/>
              <w:sz w:val="22"/>
              <w:szCs w:val="22"/>
            </w:rPr>
          </w:pPr>
          <w:hyperlink w:anchor="_Toc60976025" w:history="1">
            <w:r w:rsidR="00720EBA" w:rsidRPr="00054428">
              <w:rPr>
                <w:rStyle w:val="Hyperlink"/>
              </w:rPr>
              <w:t>2.2.</w:t>
            </w:r>
            <w:r w:rsidR="00720EBA">
              <w:rPr>
                <w:rFonts w:asciiTheme="minorHAnsi" w:eastAsiaTheme="minorEastAsia" w:hAnsiTheme="minorHAnsi" w:cstheme="minorBidi"/>
                <w:kern w:val="0"/>
                <w:sz w:val="22"/>
                <w:szCs w:val="22"/>
              </w:rPr>
              <w:tab/>
            </w:r>
            <w:r w:rsidR="00720EBA" w:rsidRPr="00054428">
              <w:rPr>
                <w:rStyle w:val="Hyperlink"/>
              </w:rPr>
              <w:t>Các yêu cầu chức năng</w:t>
            </w:r>
            <w:r w:rsidR="00720EBA">
              <w:rPr>
                <w:webHidden/>
              </w:rPr>
              <w:tab/>
            </w:r>
            <w:r w:rsidR="00720EBA">
              <w:rPr>
                <w:webHidden/>
              </w:rPr>
              <w:fldChar w:fldCharType="begin"/>
            </w:r>
            <w:r w:rsidR="00720EBA">
              <w:rPr>
                <w:webHidden/>
              </w:rPr>
              <w:instrText xml:space="preserve"> PAGEREF _Toc60976025 \h </w:instrText>
            </w:r>
            <w:r w:rsidR="00720EBA">
              <w:rPr>
                <w:webHidden/>
              </w:rPr>
            </w:r>
            <w:r w:rsidR="00720EBA">
              <w:rPr>
                <w:webHidden/>
              </w:rPr>
              <w:fldChar w:fldCharType="separate"/>
            </w:r>
            <w:r w:rsidR="00720EBA">
              <w:rPr>
                <w:webHidden/>
              </w:rPr>
              <w:t>6</w:t>
            </w:r>
            <w:r w:rsidR="00720EBA">
              <w:rPr>
                <w:webHidden/>
              </w:rPr>
              <w:fldChar w:fldCharType="end"/>
            </w:r>
          </w:hyperlink>
        </w:p>
        <w:p w14:paraId="029924B1" w14:textId="77777777" w:rsidR="00720EBA" w:rsidRDefault="00F5261D">
          <w:pPr>
            <w:pStyle w:val="TOC2"/>
            <w:rPr>
              <w:rFonts w:asciiTheme="minorHAnsi" w:eastAsiaTheme="minorEastAsia" w:hAnsiTheme="minorHAnsi" w:cstheme="minorBidi"/>
              <w:kern w:val="0"/>
              <w:sz w:val="22"/>
              <w:szCs w:val="22"/>
            </w:rPr>
          </w:pPr>
          <w:hyperlink w:anchor="_Toc60976026" w:history="1">
            <w:r w:rsidR="00720EBA" w:rsidRPr="00054428">
              <w:rPr>
                <w:rStyle w:val="Hyperlink"/>
              </w:rPr>
              <w:t>-</w:t>
            </w:r>
            <w:r w:rsidR="00720EBA">
              <w:rPr>
                <w:rFonts w:asciiTheme="minorHAnsi" w:eastAsiaTheme="minorEastAsia" w:hAnsiTheme="minorHAnsi" w:cstheme="minorBidi"/>
                <w:kern w:val="0"/>
                <w:sz w:val="22"/>
                <w:szCs w:val="22"/>
              </w:rPr>
              <w:tab/>
            </w:r>
            <w:r w:rsidR="00720EBA" w:rsidRPr="00054428">
              <w:rPr>
                <w:rStyle w:val="Hyperlink"/>
              </w:rPr>
              <w:t>Use-case model</w:t>
            </w:r>
            <w:r w:rsidR="00720EBA">
              <w:rPr>
                <w:webHidden/>
              </w:rPr>
              <w:tab/>
            </w:r>
            <w:r w:rsidR="00720EBA">
              <w:rPr>
                <w:webHidden/>
              </w:rPr>
              <w:fldChar w:fldCharType="begin"/>
            </w:r>
            <w:r w:rsidR="00720EBA">
              <w:rPr>
                <w:webHidden/>
              </w:rPr>
              <w:instrText xml:space="preserve"> PAGEREF _Toc60976026 \h </w:instrText>
            </w:r>
            <w:r w:rsidR="00720EBA">
              <w:rPr>
                <w:webHidden/>
              </w:rPr>
            </w:r>
            <w:r w:rsidR="00720EBA">
              <w:rPr>
                <w:webHidden/>
              </w:rPr>
              <w:fldChar w:fldCharType="separate"/>
            </w:r>
            <w:r w:rsidR="00720EBA">
              <w:rPr>
                <w:webHidden/>
              </w:rPr>
              <w:t>6</w:t>
            </w:r>
            <w:r w:rsidR="00720EBA">
              <w:rPr>
                <w:webHidden/>
              </w:rPr>
              <w:fldChar w:fldCharType="end"/>
            </w:r>
          </w:hyperlink>
        </w:p>
        <w:p w14:paraId="48215DE3" w14:textId="77777777" w:rsidR="00720EBA" w:rsidRDefault="00F5261D">
          <w:pPr>
            <w:pStyle w:val="TOC3"/>
            <w:tabs>
              <w:tab w:val="left" w:pos="800"/>
              <w:tab w:val="right" w:leader="dot" w:pos="9631"/>
            </w:tabs>
            <w:rPr>
              <w:rFonts w:asciiTheme="minorHAnsi" w:eastAsiaTheme="minorEastAsia" w:hAnsiTheme="minorHAnsi" w:cstheme="minorBidi"/>
              <w:i w:val="0"/>
              <w:iCs w:val="0"/>
              <w:noProof/>
              <w:sz w:val="22"/>
              <w:szCs w:val="22"/>
            </w:rPr>
          </w:pPr>
          <w:hyperlink w:anchor="_Toc60976027" w:history="1">
            <w:r w:rsidR="00720EBA" w:rsidRPr="00054428">
              <w:rPr>
                <w:rStyle w:val="Hyperlink"/>
                <w:noProof/>
              </w:rPr>
              <w:t>-</w:t>
            </w:r>
            <w:r w:rsidR="00720EBA">
              <w:rPr>
                <w:rFonts w:asciiTheme="minorHAnsi" w:eastAsiaTheme="minorEastAsia" w:hAnsiTheme="minorHAnsi" w:cstheme="minorBidi"/>
                <w:i w:val="0"/>
                <w:iCs w:val="0"/>
                <w:noProof/>
                <w:sz w:val="22"/>
                <w:szCs w:val="22"/>
              </w:rPr>
              <w:tab/>
            </w:r>
            <w:r w:rsidR="00720EBA" w:rsidRPr="00054428">
              <w:rPr>
                <w:rStyle w:val="Hyperlink"/>
                <w:noProof/>
              </w:rPr>
              <w:t>User use-cases</w:t>
            </w:r>
            <w:r w:rsidR="00720EBA">
              <w:rPr>
                <w:noProof/>
                <w:webHidden/>
              </w:rPr>
              <w:tab/>
            </w:r>
            <w:r w:rsidR="00720EBA">
              <w:rPr>
                <w:noProof/>
                <w:webHidden/>
              </w:rPr>
              <w:fldChar w:fldCharType="begin"/>
            </w:r>
            <w:r w:rsidR="00720EBA">
              <w:rPr>
                <w:noProof/>
                <w:webHidden/>
              </w:rPr>
              <w:instrText xml:space="preserve"> PAGEREF _Toc60976027 \h </w:instrText>
            </w:r>
            <w:r w:rsidR="00720EBA">
              <w:rPr>
                <w:noProof/>
                <w:webHidden/>
              </w:rPr>
            </w:r>
            <w:r w:rsidR="00720EBA">
              <w:rPr>
                <w:noProof/>
                <w:webHidden/>
              </w:rPr>
              <w:fldChar w:fldCharType="separate"/>
            </w:r>
            <w:r w:rsidR="00720EBA">
              <w:rPr>
                <w:noProof/>
                <w:webHidden/>
              </w:rPr>
              <w:t>6</w:t>
            </w:r>
            <w:r w:rsidR="00720EBA">
              <w:rPr>
                <w:noProof/>
                <w:webHidden/>
              </w:rPr>
              <w:fldChar w:fldCharType="end"/>
            </w:r>
          </w:hyperlink>
        </w:p>
        <w:p w14:paraId="431BA12A" w14:textId="77777777" w:rsidR="00720EBA" w:rsidRDefault="00F5261D">
          <w:pPr>
            <w:pStyle w:val="TOC3"/>
            <w:tabs>
              <w:tab w:val="left" w:pos="800"/>
              <w:tab w:val="right" w:leader="dot" w:pos="9631"/>
            </w:tabs>
            <w:rPr>
              <w:rFonts w:asciiTheme="minorHAnsi" w:eastAsiaTheme="minorEastAsia" w:hAnsiTheme="minorHAnsi" w:cstheme="minorBidi"/>
              <w:i w:val="0"/>
              <w:iCs w:val="0"/>
              <w:noProof/>
              <w:sz w:val="22"/>
              <w:szCs w:val="22"/>
            </w:rPr>
          </w:pPr>
          <w:hyperlink w:anchor="_Toc60976028" w:history="1">
            <w:r w:rsidR="00720EBA" w:rsidRPr="00054428">
              <w:rPr>
                <w:rStyle w:val="Hyperlink"/>
                <w:noProof/>
              </w:rPr>
              <w:t>-</w:t>
            </w:r>
            <w:r w:rsidR="00720EBA">
              <w:rPr>
                <w:rFonts w:asciiTheme="minorHAnsi" w:eastAsiaTheme="minorEastAsia" w:hAnsiTheme="minorHAnsi" w:cstheme="minorBidi"/>
                <w:i w:val="0"/>
                <w:iCs w:val="0"/>
                <w:noProof/>
                <w:sz w:val="22"/>
                <w:szCs w:val="22"/>
              </w:rPr>
              <w:tab/>
            </w:r>
            <w:r w:rsidR="00720EBA" w:rsidRPr="00054428">
              <w:rPr>
                <w:rStyle w:val="Hyperlink"/>
                <w:noProof/>
              </w:rPr>
              <w:t>Admin use cases</w:t>
            </w:r>
            <w:r w:rsidR="00720EBA">
              <w:rPr>
                <w:noProof/>
                <w:webHidden/>
              </w:rPr>
              <w:tab/>
            </w:r>
            <w:r w:rsidR="00720EBA">
              <w:rPr>
                <w:noProof/>
                <w:webHidden/>
              </w:rPr>
              <w:fldChar w:fldCharType="begin"/>
            </w:r>
            <w:r w:rsidR="00720EBA">
              <w:rPr>
                <w:noProof/>
                <w:webHidden/>
              </w:rPr>
              <w:instrText xml:space="preserve"> PAGEREF _Toc60976028 \h </w:instrText>
            </w:r>
            <w:r w:rsidR="00720EBA">
              <w:rPr>
                <w:noProof/>
                <w:webHidden/>
              </w:rPr>
            </w:r>
            <w:r w:rsidR="00720EBA">
              <w:rPr>
                <w:noProof/>
                <w:webHidden/>
              </w:rPr>
              <w:fldChar w:fldCharType="separate"/>
            </w:r>
            <w:r w:rsidR="00720EBA">
              <w:rPr>
                <w:noProof/>
                <w:webHidden/>
              </w:rPr>
              <w:t>8</w:t>
            </w:r>
            <w:r w:rsidR="00720EBA">
              <w:rPr>
                <w:noProof/>
                <w:webHidden/>
              </w:rPr>
              <w:fldChar w:fldCharType="end"/>
            </w:r>
          </w:hyperlink>
        </w:p>
        <w:p w14:paraId="16028E9E" w14:textId="77777777" w:rsidR="00720EBA" w:rsidRDefault="00F5261D">
          <w:pPr>
            <w:pStyle w:val="TOC3"/>
            <w:tabs>
              <w:tab w:val="left" w:pos="800"/>
              <w:tab w:val="right" w:leader="dot" w:pos="9631"/>
            </w:tabs>
            <w:rPr>
              <w:rFonts w:asciiTheme="minorHAnsi" w:eastAsiaTheme="minorEastAsia" w:hAnsiTheme="minorHAnsi" w:cstheme="minorBidi"/>
              <w:i w:val="0"/>
              <w:iCs w:val="0"/>
              <w:noProof/>
              <w:sz w:val="22"/>
              <w:szCs w:val="22"/>
            </w:rPr>
          </w:pPr>
          <w:hyperlink w:anchor="_Toc60976029" w:history="1">
            <w:r w:rsidR="00720EBA" w:rsidRPr="00054428">
              <w:rPr>
                <w:rStyle w:val="Hyperlink"/>
                <w:noProof/>
              </w:rPr>
              <w:t>-</w:t>
            </w:r>
            <w:r w:rsidR="00720EBA">
              <w:rPr>
                <w:rFonts w:asciiTheme="minorHAnsi" w:eastAsiaTheme="minorEastAsia" w:hAnsiTheme="minorHAnsi" w:cstheme="minorBidi"/>
                <w:i w:val="0"/>
                <w:iCs w:val="0"/>
                <w:noProof/>
                <w:sz w:val="22"/>
                <w:szCs w:val="22"/>
              </w:rPr>
              <w:tab/>
            </w:r>
            <w:r w:rsidR="00720EBA" w:rsidRPr="00054428">
              <w:rPr>
                <w:rStyle w:val="Hyperlink"/>
                <w:noProof/>
              </w:rPr>
              <w:t>Scheduler use cases</w:t>
            </w:r>
            <w:r w:rsidR="00720EBA">
              <w:rPr>
                <w:noProof/>
                <w:webHidden/>
              </w:rPr>
              <w:tab/>
            </w:r>
            <w:r w:rsidR="00720EBA">
              <w:rPr>
                <w:noProof/>
                <w:webHidden/>
              </w:rPr>
              <w:fldChar w:fldCharType="begin"/>
            </w:r>
            <w:r w:rsidR="00720EBA">
              <w:rPr>
                <w:noProof/>
                <w:webHidden/>
              </w:rPr>
              <w:instrText xml:space="preserve"> PAGEREF _Toc60976029 \h </w:instrText>
            </w:r>
            <w:r w:rsidR="00720EBA">
              <w:rPr>
                <w:noProof/>
                <w:webHidden/>
              </w:rPr>
            </w:r>
            <w:r w:rsidR="00720EBA">
              <w:rPr>
                <w:noProof/>
                <w:webHidden/>
              </w:rPr>
              <w:fldChar w:fldCharType="separate"/>
            </w:r>
            <w:r w:rsidR="00720EBA">
              <w:rPr>
                <w:noProof/>
                <w:webHidden/>
              </w:rPr>
              <w:t>9</w:t>
            </w:r>
            <w:r w:rsidR="00720EBA">
              <w:rPr>
                <w:noProof/>
                <w:webHidden/>
              </w:rPr>
              <w:fldChar w:fldCharType="end"/>
            </w:r>
          </w:hyperlink>
        </w:p>
        <w:p w14:paraId="7B260C60" w14:textId="77777777" w:rsidR="00720EBA" w:rsidRDefault="00F5261D">
          <w:pPr>
            <w:pStyle w:val="TOC1"/>
            <w:rPr>
              <w:rFonts w:asciiTheme="minorHAnsi" w:eastAsiaTheme="minorEastAsia" w:hAnsiTheme="minorHAnsi" w:cstheme="minorBidi"/>
              <w:b w:val="0"/>
              <w:bCs w:val="0"/>
              <w:iCs w:val="0"/>
              <w:caps w:val="0"/>
              <w:kern w:val="0"/>
              <w:sz w:val="22"/>
              <w:szCs w:val="22"/>
            </w:rPr>
          </w:pPr>
          <w:hyperlink w:anchor="_Toc60976030" w:history="1">
            <w:r w:rsidR="00720EBA" w:rsidRPr="00054428">
              <w:rPr>
                <w:rStyle w:val="Hyperlink"/>
              </w:rPr>
              <w:t>3.</w:t>
            </w:r>
            <w:r w:rsidR="00720EBA">
              <w:rPr>
                <w:rFonts w:asciiTheme="minorHAnsi" w:eastAsiaTheme="minorEastAsia" w:hAnsiTheme="minorHAnsi" w:cstheme="minorBidi"/>
                <w:b w:val="0"/>
                <w:bCs w:val="0"/>
                <w:iCs w:val="0"/>
                <w:caps w:val="0"/>
                <w:kern w:val="0"/>
                <w:sz w:val="22"/>
                <w:szCs w:val="22"/>
              </w:rPr>
              <w:tab/>
            </w:r>
            <w:r w:rsidR="00720EBA" w:rsidRPr="00054428">
              <w:rPr>
                <w:rStyle w:val="Hyperlink"/>
              </w:rPr>
              <w:t>KIẾN TRÚC HỆ THỐNG</w:t>
            </w:r>
            <w:r w:rsidR="00720EBA">
              <w:rPr>
                <w:webHidden/>
              </w:rPr>
              <w:tab/>
            </w:r>
            <w:r w:rsidR="00720EBA">
              <w:rPr>
                <w:webHidden/>
              </w:rPr>
              <w:fldChar w:fldCharType="begin"/>
            </w:r>
            <w:r w:rsidR="00720EBA">
              <w:rPr>
                <w:webHidden/>
              </w:rPr>
              <w:instrText xml:space="preserve"> PAGEREF _Toc60976030 \h </w:instrText>
            </w:r>
            <w:r w:rsidR="00720EBA">
              <w:rPr>
                <w:webHidden/>
              </w:rPr>
            </w:r>
            <w:r w:rsidR="00720EBA">
              <w:rPr>
                <w:webHidden/>
              </w:rPr>
              <w:fldChar w:fldCharType="separate"/>
            </w:r>
            <w:r w:rsidR="00720EBA">
              <w:rPr>
                <w:webHidden/>
              </w:rPr>
              <w:t>13</w:t>
            </w:r>
            <w:r w:rsidR="00720EBA">
              <w:rPr>
                <w:webHidden/>
              </w:rPr>
              <w:fldChar w:fldCharType="end"/>
            </w:r>
          </w:hyperlink>
        </w:p>
        <w:p w14:paraId="7DB5BBED" w14:textId="77777777" w:rsidR="00720EBA" w:rsidRDefault="00F5261D">
          <w:pPr>
            <w:pStyle w:val="TOC2"/>
            <w:rPr>
              <w:rFonts w:asciiTheme="minorHAnsi" w:eastAsiaTheme="minorEastAsia" w:hAnsiTheme="minorHAnsi" w:cstheme="minorBidi"/>
              <w:kern w:val="0"/>
              <w:sz w:val="22"/>
              <w:szCs w:val="22"/>
            </w:rPr>
          </w:pPr>
          <w:hyperlink w:anchor="_Toc60976031" w:history="1">
            <w:r w:rsidR="00720EBA" w:rsidRPr="00054428">
              <w:rPr>
                <w:rStyle w:val="Hyperlink"/>
              </w:rPr>
              <w:t>3.1.</w:t>
            </w:r>
            <w:r w:rsidR="00720EBA">
              <w:rPr>
                <w:rFonts w:asciiTheme="minorHAnsi" w:eastAsiaTheme="minorEastAsia" w:hAnsiTheme="minorHAnsi" w:cstheme="minorBidi"/>
                <w:kern w:val="0"/>
                <w:sz w:val="22"/>
                <w:szCs w:val="22"/>
              </w:rPr>
              <w:tab/>
            </w:r>
            <w:r w:rsidR="00720EBA" w:rsidRPr="00054428">
              <w:rPr>
                <w:rStyle w:val="Hyperlink"/>
              </w:rPr>
              <w:t>Mô hình kiến trúc</w:t>
            </w:r>
            <w:r w:rsidR="00720EBA">
              <w:rPr>
                <w:webHidden/>
              </w:rPr>
              <w:tab/>
            </w:r>
            <w:r w:rsidR="00720EBA">
              <w:rPr>
                <w:webHidden/>
              </w:rPr>
              <w:fldChar w:fldCharType="begin"/>
            </w:r>
            <w:r w:rsidR="00720EBA">
              <w:rPr>
                <w:webHidden/>
              </w:rPr>
              <w:instrText xml:space="preserve"> PAGEREF _Toc60976031 \h </w:instrText>
            </w:r>
            <w:r w:rsidR="00720EBA">
              <w:rPr>
                <w:webHidden/>
              </w:rPr>
            </w:r>
            <w:r w:rsidR="00720EBA">
              <w:rPr>
                <w:webHidden/>
              </w:rPr>
              <w:fldChar w:fldCharType="separate"/>
            </w:r>
            <w:r w:rsidR="00720EBA">
              <w:rPr>
                <w:webHidden/>
              </w:rPr>
              <w:t>13</w:t>
            </w:r>
            <w:r w:rsidR="00720EBA">
              <w:rPr>
                <w:webHidden/>
              </w:rPr>
              <w:fldChar w:fldCharType="end"/>
            </w:r>
          </w:hyperlink>
        </w:p>
        <w:p w14:paraId="3FF77972" w14:textId="77777777" w:rsidR="00720EBA" w:rsidRDefault="00F5261D">
          <w:pPr>
            <w:pStyle w:val="TOC1"/>
            <w:rPr>
              <w:rFonts w:asciiTheme="minorHAnsi" w:eastAsiaTheme="minorEastAsia" w:hAnsiTheme="minorHAnsi" w:cstheme="minorBidi"/>
              <w:b w:val="0"/>
              <w:bCs w:val="0"/>
              <w:iCs w:val="0"/>
              <w:caps w:val="0"/>
              <w:kern w:val="0"/>
              <w:sz w:val="22"/>
              <w:szCs w:val="22"/>
            </w:rPr>
          </w:pPr>
          <w:hyperlink w:anchor="_Toc60976032" w:history="1">
            <w:r w:rsidR="00720EBA" w:rsidRPr="00054428">
              <w:rPr>
                <w:rStyle w:val="Hyperlink"/>
                <w:rFonts w:cs="Arial"/>
              </w:rPr>
              <w:t>4.</w:t>
            </w:r>
            <w:r w:rsidR="00720EBA">
              <w:rPr>
                <w:rFonts w:asciiTheme="minorHAnsi" w:eastAsiaTheme="minorEastAsia" w:hAnsiTheme="minorHAnsi" w:cstheme="minorBidi"/>
                <w:b w:val="0"/>
                <w:bCs w:val="0"/>
                <w:iCs w:val="0"/>
                <w:caps w:val="0"/>
                <w:kern w:val="0"/>
                <w:sz w:val="22"/>
                <w:szCs w:val="22"/>
              </w:rPr>
              <w:tab/>
            </w:r>
            <w:r w:rsidR="00720EBA" w:rsidRPr="00054428">
              <w:rPr>
                <w:rStyle w:val="Hyperlink"/>
                <w:rFonts w:cs="Arial"/>
              </w:rPr>
              <w:t>THIẾT KẾ LỚP</w:t>
            </w:r>
            <w:r w:rsidR="00720EBA">
              <w:rPr>
                <w:webHidden/>
              </w:rPr>
              <w:tab/>
            </w:r>
            <w:r w:rsidR="00720EBA">
              <w:rPr>
                <w:webHidden/>
              </w:rPr>
              <w:fldChar w:fldCharType="begin"/>
            </w:r>
            <w:r w:rsidR="00720EBA">
              <w:rPr>
                <w:webHidden/>
              </w:rPr>
              <w:instrText xml:space="preserve"> PAGEREF _Toc60976032 \h </w:instrText>
            </w:r>
            <w:r w:rsidR="00720EBA">
              <w:rPr>
                <w:webHidden/>
              </w:rPr>
            </w:r>
            <w:r w:rsidR="00720EBA">
              <w:rPr>
                <w:webHidden/>
              </w:rPr>
              <w:fldChar w:fldCharType="separate"/>
            </w:r>
            <w:r w:rsidR="00720EBA">
              <w:rPr>
                <w:webHidden/>
              </w:rPr>
              <w:t>18</w:t>
            </w:r>
            <w:r w:rsidR="00720EBA">
              <w:rPr>
                <w:webHidden/>
              </w:rPr>
              <w:fldChar w:fldCharType="end"/>
            </w:r>
          </w:hyperlink>
        </w:p>
        <w:p w14:paraId="13FAD81E" w14:textId="77777777" w:rsidR="00720EBA" w:rsidRDefault="00F5261D">
          <w:pPr>
            <w:pStyle w:val="TOC2"/>
            <w:rPr>
              <w:rFonts w:asciiTheme="minorHAnsi" w:eastAsiaTheme="minorEastAsia" w:hAnsiTheme="minorHAnsi" w:cstheme="minorBidi"/>
              <w:kern w:val="0"/>
              <w:sz w:val="22"/>
              <w:szCs w:val="22"/>
            </w:rPr>
          </w:pPr>
          <w:hyperlink w:anchor="_Toc60976033" w:history="1">
            <w:r w:rsidR="00720EBA" w:rsidRPr="00054428">
              <w:rPr>
                <w:rStyle w:val="Hyperlink"/>
              </w:rPr>
              <w:t>4.1.</w:t>
            </w:r>
            <w:r w:rsidR="00720EBA">
              <w:rPr>
                <w:rFonts w:asciiTheme="minorHAnsi" w:eastAsiaTheme="minorEastAsia" w:hAnsiTheme="minorHAnsi" w:cstheme="minorBidi"/>
                <w:kern w:val="0"/>
                <w:sz w:val="22"/>
                <w:szCs w:val="22"/>
              </w:rPr>
              <w:tab/>
            </w:r>
            <w:r w:rsidR="00720EBA" w:rsidRPr="00054428">
              <w:rPr>
                <w:rStyle w:val="Hyperlink"/>
              </w:rPr>
              <w:t>Class Diagram</w:t>
            </w:r>
            <w:r w:rsidR="00720EBA">
              <w:rPr>
                <w:webHidden/>
              </w:rPr>
              <w:tab/>
            </w:r>
            <w:r w:rsidR="00720EBA">
              <w:rPr>
                <w:webHidden/>
              </w:rPr>
              <w:fldChar w:fldCharType="begin"/>
            </w:r>
            <w:r w:rsidR="00720EBA">
              <w:rPr>
                <w:webHidden/>
              </w:rPr>
              <w:instrText xml:space="preserve"> PAGEREF _Toc60976033 \h </w:instrText>
            </w:r>
            <w:r w:rsidR="00720EBA">
              <w:rPr>
                <w:webHidden/>
              </w:rPr>
            </w:r>
            <w:r w:rsidR="00720EBA">
              <w:rPr>
                <w:webHidden/>
              </w:rPr>
              <w:fldChar w:fldCharType="separate"/>
            </w:r>
            <w:r w:rsidR="00720EBA">
              <w:rPr>
                <w:webHidden/>
              </w:rPr>
              <w:t>18</w:t>
            </w:r>
            <w:r w:rsidR="00720EBA">
              <w:rPr>
                <w:webHidden/>
              </w:rPr>
              <w:fldChar w:fldCharType="end"/>
            </w:r>
          </w:hyperlink>
        </w:p>
        <w:p w14:paraId="1941B83D" w14:textId="77777777" w:rsidR="00720EBA" w:rsidRDefault="00F5261D">
          <w:pPr>
            <w:pStyle w:val="TOC3"/>
            <w:tabs>
              <w:tab w:val="right" w:leader="dot" w:pos="9631"/>
            </w:tabs>
            <w:rPr>
              <w:rFonts w:asciiTheme="minorHAnsi" w:eastAsiaTheme="minorEastAsia" w:hAnsiTheme="minorHAnsi" w:cstheme="minorBidi"/>
              <w:i w:val="0"/>
              <w:iCs w:val="0"/>
              <w:noProof/>
              <w:sz w:val="22"/>
              <w:szCs w:val="22"/>
            </w:rPr>
          </w:pPr>
          <w:hyperlink w:anchor="_Toc60976034" w:history="1">
            <w:r w:rsidR="00720EBA" w:rsidRPr="00054428">
              <w:rPr>
                <w:rStyle w:val="Hyperlink"/>
                <w:noProof/>
              </w:rPr>
              <w:t>ATMController</w:t>
            </w:r>
            <w:r w:rsidR="00720EBA">
              <w:rPr>
                <w:noProof/>
                <w:webHidden/>
              </w:rPr>
              <w:tab/>
            </w:r>
            <w:r w:rsidR="00720EBA">
              <w:rPr>
                <w:noProof/>
                <w:webHidden/>
              </w:rPr>
              <w:fldChar w:fldCharType="begin"/>
            </w:r>
            <w:r w:rsidR="00720EBA">
              <w:rPr>
                <w:noProof/>
                <w:webHidden/>
              </w:rPr>
              <w:instrText xml:space="preserve"> PAGEREF _Toc60976034 \h </w:instrText>
            </w:r>
            <w:r w:rsidR="00720EBA">
              <w:rPr>
                <w:noProof/>
                <w:webHidden/>
              </w:rPr>
            </w:r>
            <w:r w:rsidR="00720EBA">
              <w:rPr>
                <w:noProof/>
                <w:webHidden/>
              </w:rPr>
              <w:fldChar w:fldCharType="separate"/>
            </w:r>
            <w:r w:rsidR="00720EBA">
              <w:rPr>
                <w:noProof/>
                <w:webHidden/>
              </w:rPr>
              <w:t>18</w:t>
            </w:r>
            <w:r w:rsidR="00720EBA">
              <w:rPr>
                <w:noProof/>
                <w:webHidden/>
              </w:rPr>
              <w:fldChar w:fldCharType="end"/>
            </w:r>
          </w:hyperlink>
        </w:p>
        <w:p w14:paraId="0945BEA0" w14:textId="77777777" w:rsidR="00720EBA" w:rsidRDefault="00F5261D">
          <w:pPr>
            <w:pStyle w:val="TOC3"/>
            <w:tabs>
              <w:tab w:val="right" w:leader="dot" w:pos="9631"/>
            </w:tabs>
            <w:rPr>
              <w:rFonts w:asciiTheme="minorHAnsi" w:eastAsiaTheme="minorEastAsia" w:hAnsiTheme="minorHAnsi" w:cstheme="minorBidi"/>
              <w:i w:val="0"/>
              <w:iCs w:val="0"/>
              <w:noProof/>
              <w:sz w:val="22"/>
              <w:szCs w:val="22"/>
            </w:rPr>
          </w:pPr>
          <w:hyperlink w:anchor="_Toc60976035" w:history="1">
            <w:r w:rsidR="00720EBA" w:rsidRPr="00054428">
              <w:rPr>
                <w:rStyle w:val="Hyperlink"/>
                <w:noProof/>
              </w:rPr>
              <w:t>DataProc</w:t>
            </w:r>
            <w:r w:rsidR="00720EBA">
              <w:rPr>
                <w:noProof/>
                <w:webHidden/>
              </w:rPr>
              <w:tab/>
            </w:r>
            <w:r w:rsidR="00720EBA">
              <w:rPr>
                <w:noProof/>
                <w:webHidden/>
              </w:rPr>
              <w:fldChar w:fldCharType="begin"/>
            </w:r>
            <w:r w:rsidR="00720EBA">
              <w:rPr>
                <w:noProof/>
                <w:webHidden/>
              </w:rPr>
              <w:instrText xml:space="preserve"> PAGEREF _Toc60976035 \h </w:instrText>
            </w:r>
            <w:r w:rsidR="00720EBA">
              <w:rPr>
                <w:noProof/>
                <w:webHidden/>
              </w:rPr>
            </w:r>
            <w:r w:rsidR="00720EBA">
              <w:rPr>
                <w:noProof/>
                <w:webHidden/>
              </w:rPr>
              <w:fldChar w:fldCharType="separate"/>
            </w:r>
            <w:r w:rsidR="00720EBA">
              <w:rPr>
                <w:noProof/>
                <w:webHidden/>
              </w:rPr>
              <w:t>19</w:t>
            </w:r>
            <w:r w:rsidR="00720EBA">
              <w:rPr>
                <w:noProof/>
                <w:webHidden/>
              </w:rPr>
              <w:fldChar w:fldCharType="end"/>
            </w:r>
          </w:hyperlink>
        </w:p>
        <w:p w14:paraId="53AEB805" w14:textId="77777777" w:rsidR="00720EBA" w:rsidRDefault="00F5261D">
          <w:pPr>
            <w:pStyle w:val="TOC3"/>
            <w:tabs>
              <w:tab w:val="right" w:leader="dot" w:pos="9631"/>
            </w:tabs>
            <w:rPr>
              <w:rFonts w:asciiTheme="minorHAnsi" w:eastAsiaTheme="minorEastAsia" w:hAnsiTheme="minorHAnsi" w:cstheme="minorBidi"/>
              <w:i w:val="0"/>
              <w:iCs w:val="0"/>
              <w:noProof/>
              <w:sz w:val="22"/>
              <w:szCs w:val="22"/>
            </w:rPr>
          </w:pPr>
          <w:hyperlink w:anchor="_Toc60976036" w:history="1">
            <w:r w:rsidR="00720EBA" w:rsidRPr="00054428">
              <w:rPr>
                <w:rStyle w:val="Hyperlink"/>
                <w:noProof/>
              </w:rPr>
              <w:t>TPBAMSRepository</w:t>
            </w:r>
            <w:r w:rsidR="00720EBA">
              <w:rPr>
                <w:noProof/>
                <w:webHidden/>
              </w:rPr>
              <w:tab/>
            </w:r>
            <w:r w:rsidR="00720EBA">
              <w:rPr>
                <w:noProof/>
                <w:webHidden/>
              </w:rPr>
              <w:fldChar w:fldCharType="begin"/>
            </w:r>
            <w:r w:rsidR="00720EBA">
              <w:rPr>
                <w:noProof/>
                <w:webHidden/>
              </w:rPr>
              <w:instrText xml:space="preserve"> PAGEREF _Toc60976036 \h </w:instrText>
            </w:r>
            <w:r w:rsidR="00720EBA">
              <w:rPr>
                <w:noProof/>
                <w:webHidden/>
              </w:rPr>
            </w:r>
            <w:r w:rsidR="00720EBA">
              <w:rPr>
                <w:noProof/>
                <w:webHidden/>
              </w:rPr>
              <w:fldChar w:fldCharType="separate"/>
            </w:r>
            <w:r w:rsidR="00720EBA">
              <w:rPr>
                <w:noProof/>
                <w:webHidden/>
              </w:rPr>
              <w:t>19</w:t>
            </w:r>
            <w:r w:rsidR="00720EBA">
              <w:rPr>
                <w:noProof/>
                <w:webHidden/>
              </w:rPr>
              <w:fldChar w:fldCharType="end"/>
            </w:r>
          </w:hyperlink>
        </w:p>
        <w:p w14:paraId="70D684FC" w14:textId="77777777" w:rsidR="00720EBA" w:rsidRDefault="00F5261D">
          <w:pPr>
            <w:pStyle w:val="TOC3"/>
            <w:tabs>
              <w:tab w:val="right" w:leader="dot" w:pos="9631"/>
            </w:tabs>
            <w:rPr>
              <w:rFonts w:asciiTheme="minorHAnsi" w:eastAsiaTheme="minorEastAsia" w:hAnsiTheme="minorHAnsi" w:cstheme="minorBidi"/>
              <w:i w:val="0"/>
              <w:iCs w:val="0"/>
              <w:noProof/>
              <w:sz w:val="22"/>
              <w:szCs w:val="22"/>
            </w:rPr>
          </w:pPr>
          <w:hyperlink w:anchor="_Toc60976037" w:history="1">
            <w:r w:rsidR="00720EBA" w:rsidRPr="00054428">
              <w:rPr>
                <w:rStyle w:val="Hyperlink"/>
                <w:noProof/>
              </w:rPr>
              <w:t>ModelController</w:t>
            </w:r>
            <w:r w:rsidR="00720EBA">
              <w:rPr>
                <w:noProof/>
                <w:webHidden/>
              </w:rPr>
              <w:tab/>
            </w:r>
            <w:r w:rsidR="00720EBA">
              <w:rPr>
                <w:noProof/>
                <w:webHidden/>
              </w:rPr>
              <w:fldChar w:fldCharType="begin"/>
            </w:r>
            <w:r w:rsidR="00720EBA">
              <w:rPr>
                <w:noProof/>
                <w:webHidden/>
              </w:rPr>
              <w:instrText xml:space="preserve"> PAGEREF _Toc60976037 \h </w:instrText>
            </w:r>
            <w:r w:rsidR="00720EBA">
              <w:rPr>
                <w:noProof/>
                <w:webHidden/>
              </w:rPr>
            </w:r>
            <w:r w:rsidR="00720EBA">
              <w:rPr>
                <w:noProof/>
                <w:webHidden/>
              </w:rPr>
              <w:fldChar w:fldCharType="separate"/>
            </w:r>
            <w:r w:rsidR="00720EBA">
              <w:rPr>
                <w:noProof/>
                <w:webHidden/>
              </w:rPr>
              <w:t>20</w:t>
            </w:r>
            <w:r w:rsidR="00720EBA">
              <w:rPr>
                <w:noProof/>
                <w:webHidden/>
              </w:rPr>
              <w:fldChar w:fldCharType="end"/>
            </w:r>
          </w:hyperlink>
        </w:p>
        <w:p w14:paraId="70B8AA56" w14:textId="77777777" w:rsidR="00720EBA" w:rsidRDefault="00F5261D">
          <w:pPr>
            <w:pStyle w:val="TOC3"/>
            <w:tabs>
              <w:tab w:val="right" w:leader="dot" w:pos="9631"/>
            </w:tabs>
            <w:rPr>
              <w:rFonts w:asciiTheme="minorHAnsi" w:eastAsiaTheme="minorEastAsia" w:hAnsiTheme="minorHAnsi" w:cstheme="minorBidi"/>
              <w:i w:val="0"/>
              <w:iCs w:val="0"/>
              <w:noProof/>
              <w:sz w:val="22"/>
              <w:szCs w:val="22"/>
            </w:rPr>
          </w:pPr>
          <w:hyperlink w:anchor="_Toc60976038" w:history="1">
            <w:r w:rsidR="00720EBA" w:rsidRPr="00054428">
              <w:rPr>
                <w:rStyle w:val="Hyperlink"/>
                <w:noProof/>
              </w:rPr>
              <w:t>EntityBase</w:t>
            </w:r>
            <w:r w:rsidR="00720EBA">
              <w:rPr>
                <w:noProof/>
                <w:webHidden/>
              </w:rPr>
              <w:tab/>
            </w:r>
            <w:r w:rsidR="00720EBA">
              <w:rPr>
                <w:noProof/>
                <w:webHidden/>
              </w:rPr>
              <w:fldChar w:fldCharType="begin"/>
            </w:r>
            <w:r w:rsidR="00720EBA">
              <w:rPr>
                <w:noProof/>
                <w:webHidden/>
              </w:rPr>
              <w:instrText xml:space="preserve"> PAGEREF _Toc60976038 \h </w:instrText>
            </w:r>
            <w:r w:rsidR="00720EBA">
              <w:rPr>
                <w:noProof/>
                <w:webHidden/>
              </w:rPr>
            </w:r>
            <w:r w:rsidR="00720EBA">
              <w:rPr>
                <w:noProof/>
                <w:webHidden/>
              </w:rPr>
              <w:fldChar w:fldCharType="separate"/>
            </w:r>
            <w:r w:rsidR="00720EBA">
              <w:rPr>
                <w:noProof/>
                <w:webHidden/>
              </w:rPr>
              <w:t>21</w:t>
            </w:r>
            <w:r w:rsidR="00720EBA">
              <w:rPr>
                <w:noProof/>
                <w:webHidden/>
              </w:rPr>
              <w:fldChar w:fldCharType="end"/>
            </w:r>
          </w:hyperlink>
        </w:p>
        <w:p w14:paraId="776B8991" w14:textId="77777777" w:rsidR="00720EBA" w:rsidRDefault="00F5261D">
          <w:pPr>
            <w:pStyle w:val="TOC3"/>
            <w:tabs>
              <w:tab w:val="right" w:leader="dot" w:pos="9631"/>
            </w:tabs>
            <w:rPr>
              <w:rFonts w:asciiTheme="minorHAnsi" w:eastAsiaTheme="minorEastAsia" w:hAnsiTheme="minorHAnsi" w:cstheme="minorBidi"/>
              <w:i w:val="0"/>
              <w:iCs w:val="0"/>
              <w:noProof/>
              <w:sz w:val="22"/>
              <w:szCs w:val="22"/>
            </w:rPr>
          </w:pPr>
          <w:hyperlink w:anchor="_Toc60976039" w:history="1">
            <w:r w:rsidR="00720EBA" w:rsidRPr="00054428">
              <w:rPr>
                <w:rStyle w:val="Hyperlink"/>
                <w:noProof/>
              </w:rPr>
              <w:t>ATM</w:t>
            </w:r>
            <w:r w:rsidR="00720EBA">
              <w:rPr>
                <w:noProof/>
                <w:webHidden/>
              </w:rPr>
              <w:tab/>
            </w:r>
            <w:r w:rsidR="00720EBA">
              <w:rPr>
                <w:noProof/>
                <w:webHidden/>
              </w:rPr>
              <w:fldChar w:fldCharType="begin"/>
            </w:r>
            <w:r w:rsidR="00720EBA">
              <w:rPr>
                <w:noProof/>
                <w:webHidden/>
              </w:rPr>
              <w:instrText xml:space="preserve"> PAGEREF _Toc60976039 \h </w:instrText>
            </w:r>
            <w:r w:rsidR="00720EBA">
              <w:rPr>
                <w:noProof/>
                <w:webHidden/>
              </w:rPr>
            </w:r>
            <w:r w:rsidR="00720EBA">
              <w:rPr>
                <w:noProof/>
                <w:webHidden/>
              </w:rPr>
              <w:fldChar w:fldCharType="separate"/>
            </w:r>
            <w:r w:rsidR="00720EBA">
              <w:rPr>
                <w:noProof/>
                <w:webHidden/>
              </w:rPr>
              <w:t>21</w:t>
            </w:r>
            <w:r w:rsidR="00720EBA">
              <w:rPr>
                <w:noProof/>
                <w:webHidden/>
              </w:rPr>
              <w:fldChar w:fldCharType="end"/>
            </w:r>
          </w:hyperlink>
        </w:p>
        <w:p w14:paraId="73898844" w14:textId="77777777" w:rsidR="00720EBA" w:rsidRDefault="00F5261D">
          <w:pPr>
            <w:pStyle w:val="TOC3"/>
            <w:tabs>
              <w:tab w:val="right" w:leader="dot" w:pos="9631"/>
            </w:tabs>
            <w:rPr>
              <w:rFonts w:asciiTheme="minorHAnsi" w:eastAsiaTheme="minorEastAsia" w:hAnsiTheme="minorHAnsi" w:cstheme="minorBidi"/>
              <w:i w:val="0"/>
              <w:iCs w:val="0"/>
              <w:noProof/>
              <w:sz w:val="22"/>
              <w:szCs w:val="22"/>
            </w:rPr>
          </w:pPr>
          <w:hyperlink w:anchor="_Toc60976040" w:history="1">
            <w:r w:rsidR="00720EBA" w:rsidRPr="00054428">
              <w:rPr>
                <w:rStyle w:val="Hyperlink"/>
                <w:noProof/>
              </w:rPr>
              <w:t>Model</w:t>
            </w:r>
            <w:r w:rsidR="00720EBA">
              <w:rPr>
                <w:noProof/>
                <w:webHidden/>
              </w:rPr>
              <w:tab/>
            </w:r>
            <w:r w:rsidR="00720EBA">
              <w:rPr>
                <w:noProof/>
                <w:webHidden/>
              </w:rPr>
              <w:fldChar w:fldCharType="begin"/>
            </w:r>
            <w:r w:rsidR="00720EBA">
              <w:rPr>
                <w:noProof/>
                <w:webHidden/>
              </w:rPr>
              <w:instrText xml:space="preserve"> PAGEREF _Toc60976040 \h </w:instrText>
            </w:r>
            <w:r w:rsidR="00720EBA">
              <w:rPr>
                <w:noProof/>
                <w:webHidden/>
              </w:rPr>
            </w:r>
            <w:r w:rsidR="00720EBA">
              <w:rPr>
                <w:noProof/>
                <w:webHidden/>
              </w:rPr>
              <w:fldChar w:fldCharType="separate"/>
            </w:r>
            <w:r w:rsidR="00720EBA">
              <w:rPr>
                <w:noProof/>
                <w:webHidden/>
              </w:rPr>
              <w:t>22</w:t>
            </w:r>
            <w:r w:rsidR="00720EBA">
              <w:rPr>
                <w:noProof/>
                <w:webHidden/>
              </w:rPr>
              <w:fldChar w:fldCharType="end"/>
            </w:r>
          </w:hyperlink>
        </w:p>
        <w:p w14:paraId="7E3D9DFF" w14:textId="77777777" w:rsidR="00720EBA" w:rsidRDefault="00F5261D">
          <w:pPr>
            <w:pStyle w:val="TOC3"/>
            <w:tabs>
              <w:tab w:val="right" w:leader="dot" w:pos="9631"/>
            </w:tabs>
            <w:rPr>
              <w:rFonts w:asciiTheme="minorHAnsi" w:eastAsiaTheme="minorEastAsia" w:hAnsiTheme="minorHAnsi" w:cstheme="minorBidi"/>
              <w:i w:val="0"/>
              <w:iCs w:val="0"/>
              <w:noProof/>
              <w:sz w:val="22"/>
              <w:szCs w:val="22"/>
            </w:rPr>
          </w:pPr>
          <w:hyperlink w:anchor="_Toc60976041" w:history="1">
            <w:r w:rsidR="00720EBA" w:rsidRPr="00054428">
              <w:rPr>
                <w:rStyle w:val="Hyperlink"/>
                <w:noProof/>
              </w:rPr>
              <w:t>DailyTrainsAmount</w:t>
            </w:r>
            <w:r w:rsidR="00720EBA">
              <w:rPr>
                <w:noProof/>
                <w:webHidden/>
              </w:rPr>
              <w:tab/>
            </w:r>
            <w:r w:rsidR="00720EBA">
              <w:rPr>
                <w:noProof/>
                <w:webHidden/>
              </w:rPr>
              <w:fldChar w:fldCharType="begin"/>
            </w:r>
            <w:r w:rsidR="00720EBA">
              <w:rPr>
                <w:noProof/>
                <w:webHidden/>
              </w:rPr>
              <w:instrText xml:space="preserve"> PAGEREF _Toc60976041 \h </w:instrText>
            </w:r>
            <w:r w:rsidR="00720EBA">
              <w:rPr>
                <w:noProof/>
                <w:webHidden/>
              </w:rPr>
            </w:r>
            <w:r w:rsidR="00720EBA">
              <w:rPr>
                <w:noProof/>
                <w:webHidden/>
              </w:rPr>
              <w:fldChar w:fldCharType="separate"/>
            </w:r>
            <w:r w:rsidR="00720EBA">
              <w:rPr>
                <w:noProof/>
                <w:webHidden/>
              </w:rPr>
              <w:t>23</w:t>
            </w:r>
            <w:r w:rsidR="00720EBA">
              <w:rPr>
                <w:noProof/>
                <w:webHidden/>
              </w:rPr>
              <w:fldChar w:fldCharType="end"/>
            </w:r>
          </w:hyperlink>
        </w:p>
        <w:p w14:paraId="1CE3453D" w14:textId="77777777" w:rsidR="00720EBA" w:rsidRDefault="00F5261D">
          <w:pPr>
            <w:pStyle w:val="TOC1"/>
            <w:rPr>
              <w:rFonts w:asciiTheme="minorHAnsi" w:eastAsiaTheme="minorEastAsia" w:hAnsiTheme="minorHAnsi" w:cstheme="minorBidi"/>
              <w:b w:val="0"/>
              <w:bCs w:val="0"/>
              <w:iCs w:val="0"/>
              <w:caps w:val="0"/>
              <w:kern w:val="0"/>
              <w:sz w:val="22"/>
              <w:szCs w:val="22"/>
            </w:rPr>
          </w:pPr>
          <w:hyperlink w:anchor="_Toc60976042" w:history="1">
            <w:r w:rsidR="00720EBA" w:rsidRPr="00054428">
              <w:rPr>
                <w:rStyle w:val="Hyperlink"/>
                <w:rFonts w:cs="Arial"/>
              </w:rPr>
              <w:t>5.</w:t>
            </w:r>
            <w:r w:rsidR="00720EBA">
              <w:rPr>
                <w:rFonts w:asciiTheme="minorHAnsi" w:eastAsiaTheme="minorEastAsia" w:hAnsiTheme="minorHAnsi" w:cstheme="minorBidi"/>
                <w:b w:val="0"/>
                <w:bCs w:val="0"/>
                <w:iCs w:val="0"/>
                <w:caps w:val="0"/>
                <w:kern w:val="0"/>
                <w:sz w:val="22"/>
                <w:szCs w:val="22"/>
              </w:rPr>
              <w:tab/>
            </w:r>
            <w:r w:rsidR="00720EBA" w:rsidRPr="00054428">
              <w:rPr>
                <w:rStyle w:val="Hyperlink"/>
                <w:rFonts w:cs="Arial"/>
              </w:rPr>
              <w:t>Thiết kế dữ liệu</w:t>
            </w:r>
            <w:r w:rsidR="00720EBA">
              <w:rPr>
                <w:webHidden/>
              </w:rPr>
              <w:tab/>
            </w:r>
            <w:r w:rsidR="00720EBA">
              <w:rPr>
                <w:webHidden/>
              </w:rPr>
              <w:fldChar w:fldCharType="begin"/>
            </w:r>
            <w:r w:rsidR="00720EBA">
              <w:rPr>
                <w:webHidden/>
              </w:rPr>
              <w:instrText xml:space="preserve"> PAGEREF _Toc60976042 \h </w:instrText>
            </w:r>
            <w:r w:rsidR="00720EBA">
              <w:rPr>
                <w:webHidden/>
              </w:rPr>
            </w:r>
            <w:r w:rsidR="00720EBA">
              <w:rPr>
                <w:webHidden/>
              </w:rPr>
              <w:fldChar w:fldCharType="separate"/>
            </w:r>
            <w:r w:rsidR="00720EBA">
              <w:rPr>
                <w:webHidden/>
              </w:rPr>
              <w:t>24</w:t>
            </w:r>
            <w:r w:rsidR="00720EBA">
              <w:rPr>
                <w:webHidden/>
              </w:rPr>
              <w:fldChar w:fldCharType="end"/>
            </w:r>
          </w:hyperlink>
        </w:p>
        <w:p w14:paraId="55E3E38A" w14:textId="77777777" w:rsidR="00720EBA" w:rsidRDefault="00F5261D">
          <w:pPr>
            <w:pStyle w:val="TOC1"/>
            <w:rPr>
              <w:rFonts w:asciiTheme="minorHAnsi" w:eastAsiaTheme="minorEastAsia" w:hAnsiTheme="minorHAnsi" w:cstheme="minorBidi"/>
              <w:b w:val="0"/>
              <w:bCs w:val="0"/>
              <w:iCs w:val="0"/>
              <w:caps w:val="0"/>
              <w:kern w:val="0"/>
              <w:sz w:val="22"/>
              <w:szCs w:val="22"/>
            </w:rPr>
          </w:pPr>
          <w:hyperlink w:anchor="_Toc60976043" w:history="1">
            <w:r w:rsidR="00720EBA" w:rsidRPr="00054428">
              <w:rPr>
                <w:rStyle w:val="Hyperlink"/>
              </w:rPr>
              <w:t>6.</w:t>
            </w:r>
            <w:r w:rsidR="00720EBA">
              <w:rPr>
                <w:rFonts w:asciiTheme="minorHAnsi" w:eastAsiaTheme="minorEastAsia" w:hAnsiTheme="minorHAnsi" w:cstheme="minorBidi"/>
                <w:b w:val="0"/>
                <w:bCs w:val="0"/>
                <w:iCs w:val="0"/>
                <w:caps w:val="0"/>
                <w:kern w:val="0"/>
                <w:sz w:val="22"/>
                <w:szCs w:val="22"/>
              </w:rPr>
              <w:tab/>
            </w:r>
            <w:r w:rsidR="00720EBA" w:rsidRPr="00054428">
              <w:rPr>
                <w:rStyle w:val="Hyperlink"/>
                <w:rFonts w:cs="Arial"/>
              </w:rPr>
              <w:t>Thiết kế giao diện người dùng</w:t>
            </w:r>
            <w:r w:rsidR="00720EBA">
              <w:rPr>
                <w:webHidden/>
              </w:rPr>
              <w:tab/>
            </w:r>
            <w:r w:rsidR="00720EBA">
              <w:rPr>
                <w:webHidden/>
              </w:rPr>
              <w:fldChar w:fldCharType="begin"/>
            </w:r>
            <w:r w:rsidR="00720EBA">
              <w:rPr>
                <w:webHidden/>
              </w:rPr>
              <w:instrText xml:space="preserve"> PAGEREF _Toc60976043 \h </w:instrText>
            </w:r>
            <w:r w:rsidR="00720EBA">
              <w:rPr>
                <w:webHidden/>
              </w:rPr>
            </w:r>
            <w:r w:rsidR="00720EBA">
              <w:rPr>
                <w:webHidden/>
              </w:rPr>
              <w:fldChar w:fldCharType="separate"/>
            </w:r>
            <w:r w:rsidR="00720EBA">
              <w:rPr>
                <w:webHidden/>
              </w:rPr>
              <w:t>25</w:t>
            </w:r>
            <w:r w:rsidR="00720EBA">
              <w:rPr>
                <w:webHidden/>
              </w:rPr>
              <w:fldChar w:fldCharType="end"/>
            </w:r>
          </w:hyperlink>
        </w:p>
        <w:p w14:paraId="229D0FAF" w14:textId="77777777" w:rsidR="00720EBA" w:rsidRDefault="00F5261D">
          <w:pPr>
            <w:pStyle w:val="TOC2"/>
            <w:rPr>
              <w:rFonts w:asciiTheme="minorHAnsi" w:eastAsiaTheme="minorEastAsia" w:hAnsiTheme="minorHAnsi" w:cstheme="minorBidi"/>
              <w:kern w:val="0"/>
              <w:sz w:val="22"/>
              <w:szCs w:val="22"/>
            </w:rPr>
          </w:pPr>
          <w:hyperlink w:anchor="_Toc60976044" w:history="1">
            <w:r w:rsidR="00720EBA" w:rsidRPr="00054428">
              <w:rPr>
                <w:rStyle w:val="Hyperlink"/>
              </w:rPr>
              <w:t>6.1.</w:t>
            </w:r>
            <w:r w:rsidR="00720EBA">
              <w:rPr>
                <w:rFonts w:asciiTheme="minorHAnsi" w:eastAsiaTheme="minorEastAsia" w:hAnsiTheme="minorHAnsi" w:cstheme="minorBidi"/>
                <w:kern w:val="0"/>
                <w:sz w:val="22"/>
                <w:szCs w:val="22"/>
              </w:rPr>
              <w:tab/>
            </w:r>
            <w:r w:rsidR="00720EBA" w:rsidRPr="00054428">
              <w:rPr>
                <w:rStyle w:val="Hyperlink"/>
              </w:rPr>
              <w:t>Màn hình chính hệ thống</w:t>
            </w:r>
            <w:r w:rsidR="00720EBA">
              <w:rPr>
                <w:webHidden/>
              </w:rPr>
              <w:tab/>
            </w:r>
            <w:r w:rsidR="00720EBA">
              <w:rPr>
                <w:webHidden/>
              </w:rPr>
              <w:fldChar w:fldCharType="begin"/>
            </w:r>
            <w:r w:rsidR="00720EBA">
              <w:rPr>
                <w:webHidden/>
              </w:rPr>
              <w:instrText xml:space="preserve"> PAGEREF _Toc60976044 \h </w:instrText>
            </w:r>
            <w:r w:rsidR="00720EBA">
              <w:rPr>
                <w:webHidden/>
              </w:rPr>
            </w:r>
            <w:r w:rsidR="00720EBA">
              <w:rPr>
                <w:webHidden/>
              </w:rPr>
              <w:fldChar w:fldCharType="separate"/>
            </w:r>
            <w:r w:rsidR="00720EBA">
              <w:rPr>
                <w:webHidden/>
              </w:rPr>
              <w:t>25</w:t>
            </w:r>
            <w:r w:rsidR="00720EBA">
              <w:rPr>
                <w:webHidden/>
              </w:rPr>
              <w:fldChar w:fldCharType="end"/>
            </w:r>
          </w:hyperlink>
        </w:p>
        <w:p w14:paraId="7E6F6B49" w14:textId="77777777" w:rsidR="00720EBA" w:rsidRDefault="00F5261D">
          <w:pPr>
            <w:pStyle w:val="TOC2"/>
            <w:rPr>
              <w:rFonts w:asciiTheme="minorHAnsi" w:eastAsiaTheme="minorEastAsia" w:hAnsiTheme="minorHAnsi" w:cstheme="minorBidi"/>
              <w:kern w:val="0"/>
              <w:sz w:val="22"/>
              <w:szCs w:val="22"/>
            </w:rPr>
          </w:pPr>
          <w:hyperlink w:anchor="_Toc60976045" w:history="1">
            <w:r w:rsidR="00720EBA" w:rsidRPr="00054428">
              <w:rPr>
                <w:rStyle w:val="Hyperlink"/>
              </w:rPr>
              <w:t>6.2.</w:t>
            </w:r>
            <w:r w:rsidR="00720EBA">
              <w:rPr>
                <w:rFonts w:asciiTheme="minorHAnsi" w:eastAsiaTheme="minorEastAsia" w:hAnsiTheme="minorHAnsi" w:cstheme="minorBidi"/>
                <w:kern w:val="0"/>
                <w:sz w:val="22"/>
                <w:szCs w:val="22"/>
              </w:rPr>
              <w:tab/>
            </w:r>
            <w:r w:rsidR="00720EBA" w:rsidRPr="00054428">
              <w:rPr>
                <w:rStyle w:val="Hyperlink"/>
              </w:rPr>
              <w:t>Popup thông tin cây ATM</w:t>
            </w:r>
            <w:r w:rsidR="00720EBA">
              <w:rPr>
                <w:webHidden/>
              </w:rPr>
              <w:tab/>
            </w:r>
            <w:r w:rsidR="00720EBA">
              <w:rPr>
                <w:webHidden/>
              </w:rPr>
              <w:fldChar w:fldCharType="begin"/>
            </w:r>
            <w:r w:rsidR="00720EBA">
              <w:rPr>
                <w:webHidden/>
              </w:rPr>
              <w:instrText xml:space="preserve"> PAGEREF _Toc60976045 \h </w:instrText>
            </w:r>
            <w:r w:rsidR="00720EBA">
              <w:rPr>
                <w:webHidden/>
              </w:rPr>
            </w:r>
            <w:r w:rsidR="00720EBA">
              <w:rPr>
                <w:webHidden/>
              </w:rPr>
              <w:fldChar w:fldCharType="separate"/>
            </w:r>
            <w:r w:rsidR="00720EBA">
              <w:rPr>
                <w:webHidden/>
              </w:rPr>
              <w:t>25</w:t>
            </w:r>
            <w:r w:rsidR="00720EBA">
              <w:rPr>
                <w:webHidden/>
              </w:rPr>
              <w:fldChar w:fldCharType="end"/>
            </w:r>
          </w:hyperlink>
        </w:p>
        <w:p w14:paraId="1373D100" w14:textId="77777777" w:rsidR="00720EBA" w:rsidRDefault="00F5261D">
          <w:pPr>
            <w:pStyle w:val="TOC2"/>
            <w:rPr>
              <w:rFonts w:asciiTheme="minorHAnsi" w:eastAsiaTheme="minorEastAsia" w:hAnsiTheme="minorHAnsi" w:cstheme="minorBidi"/>
              <w:kern w:val="0"/>
              <w:sz w:val="22"/>
              <w:szCs w:val="22"/>
            </w:rPr>
          </w:pPr>
          <w:hyperlink w:anchor="_Toc60976046" w:history="1">
            <w:r w:rsidR="00720EBA" w:rsidRPr="00054428">
              <w:rPr>
                <w:rStyle w:val="Hyperlink"/>
              </w:rPr>
              <w:t>6.3.</w:t>
            </w:r>
            <w:r w:rsidR="00720EBA">
              <w:rPr>
                <w:rFonts w:asciiTheme="minorHAnsi" w:eastAsiaTheme="minorEastAsia" w:hAnsiTheme="minorHAnsi" w:cstheme="minorBidi"/>
                <w:kern w:val="0"/>
                <w:sz w:val="22"/>
                <w:szCs w:val="22"/>
              </w:rPr>
              <w:tab/>
            </w:r>
            <w:r w:rsidR="00720EBA" w:rsidRPr="00054428">
              <w:rPr>
                <w:rStyle w:val="Hyperlink"/>
              </w:rPr>
              <w:t>Dialog dự báo nhu cầu rút tiền 7 ngày tiếp theo của từng cây ATM</w:t>
            </w:r>
            <w:r w:rsidR="00720EBA">
              <w:rPr>
                <w:webHidden/>
              </w:rPr>
              <w:tab/>
            </w:r>
            <w:r w:rsidR="00720EBA">
              <w:rPr>
                <w:webHidden/>
              </w:rPr>
              <w:fldChar w:fldCharType="begin"/>
            </w:r>
            <w:r w:rsidR="00720EBA">
              <w:rPr>
                <w:webHidden/>
              </w:rPr>
              <w:instrText xml:space="preserve"> PAGEREF _Toc60976046 \h </w:instrText>
            </w:r>
            <w:r w:rsidR="00720EBA">
              <w:rPr>
                <w:webHidden/>
              </w:rPr>
            </w:r>
            <w:r w:rsidR="00720EBA">
              <w:rPr>
                <w:webHidden/>
              </w:rPr>
              <w:fldChar w:fldCharType="separate"/>
            </w:r>
            <w:r w:rsidR="00720EBA">
              <w:rPr>
                <w:webHidden/>
              </w:rPr>
              <w:t>26</w:t>
            </w:r>
            <w:r w:rsidR="00720EBA">
              <w:rPr>
                <w:webHidden/>
              </w:rPr>
              <w:fldChar w:fldCharType="end"/>
            </w:r>
          </w:hyperlink>
        </w:p>
        <w:p w14:paraId="5D259BAE" w14:textId="77777777" w:rsidR="00720EBA" w:rsidRDefault="00F5261D">
          <w:pPr>
            <w:pStyle w:val="TOC2"/>
            <w:rPr>
              <w:rFonts w:asciiTheme="minorHAnsi" w:eastAsiaTheme="minorEastAsia" w:hAnsiTheme="minorHAnsi" w:cstheme="minorBidi"/>
              <w:kern w:val="0"/>
              <w:sz w:val="22"/>
              <w:szCs w:val="22"/>
            </w:rPr>
          </w:pPr>
          <w:hyperlink w:anchor="_Toc60976047" w:history="1">
            <w:r w:rsidR="00720EBA" w:rsidRPr="00054428">
              <w:rPr>
                <w:rStyle w:val="Hyperlink"/>
              </w:rPr>
              <w:t>6.4.</w:t>
            </w:r>
            <w:r w:rsidR="00720EBA">
              <w:rPr>
                <w:rFonts w:asciiTheme="minorHAnsi" w:eastAsiaTheme="minorEastAsia" w:hAnsiTheme="minorHAnsi" w:cstheme="minorBidi"/>
                <w:kern w:val="0"/>
                <w:sz w:val="22"/>
                <w:szCs w:val="22"/>
              </w:rPr>
              <w:tab/>
            </w:r>
            <w:r w:rsidR="00720EBA" w:rsidRPr="00054428">
              <w:rPr>
                <w:rStyle w:val="Hyperlink"/>
              </w:rPr>
              <w:t>Dialog dự báo nhu cầu rút tiền</w:t>
            </w:r>
            <w:r w:rsidR="00720EBA">
              <w:rPr>
                <w:webHidden/>
              </w:rPr>
              <w:tab/>
            </w:r>
            <w:r w:rsidR="00720EBA">
              <w:rPr>
                <w:webHidden/>
              </w:rPr>
              <w:fldChar w:fldCharType="begin"/>
            </w:r>
            <w:r w:rsidR="00720EBA">
              <w:rPr>
                <w:webHidden/>
              </w:rPr>
              <w:instrText xml:space="preserve"> PAGEREF _Toc60976047 \h </w:instrText>
            </w:r>
            <w:r w:rsidR="00720EBA">
              <w:rPr>
                <w:webHidden/>
              </w:rPr>
            </w:r>
            <w:r w:rsidR="00720EBA">
              <w:rPr>
                <w:webHidden/>
              </w:rPr>
              <w:fldChar w:fldCharType="separate"/>
            </w:r>
            <w:r w:rsidR="00720EBA">
              <w:rPr>
                <w:webHidden/>
              </w:rPr>
              <w:t>26</w:t>
            </w:r>
            <w:r w:rsidR="00720EBA">
              <w:rPr>
                <w:webHidden/>
              </w:rPr>
              <w:fldChar w:fldCharType="end"/>
            </w:r>
          </w:hyperlink>
        </w:p>
        <w:p w14:paraId="06D24246" w14:textId="77777777" w:rsidR="00720EBA" w:rsidRDefault="00F5261D">
          <w:pPr>
            <w:pStyle w:val="TOC2"/>
            <w:rPr>
              <w:rFonts w:asciiTheme="minorHAnsi" w:eastAsiaTheme="minorEastAsia" w:hAnsiTheme="minorHAnsi" w:cstheme="minorBidi"/>
              <w:kern w:val="0"/>
              <w:sz w:val="22"/>
              <w:szCs w:val="22"/>
            </w:rPr>
          </w:pPr>
          <w:hyperlink w:anchor="_Toc60976048" w:history="1">
            <w:r w:rsidR="00720EBA" w:rsidRPr="00054428">
              <w:rPr>
                <w:rStyle w:val="Hyperlink"/>
              </w:rPr>
              <w:t>6.5.</w:t>
            </w:r>
            <w:r w:rsidR="00720EBA">
              <w:rPr>
                <w:rFonts w:asciiTheme="minorHAnsi" w:eastAsiaTheme="minorEastAsia" w:hAnsiTheme="minorHAnsi" w:cstheme="minorBidi"/>
                <w:kern w:val="0"/>
                <w:sz w:val="22"/>
                <w:szCs w:val="22"/>
              </w:rPr>
              <w:tab/>
            </w:r>
            <w:r w:rsidR="00720EBA" w:rsidRPr="00054428">
              <w:rPr>
                <w:rStyle w:val="Hyperlink"/>
              </w:rPr>
              <w:t>Dialog danh sách cây ATM</w:t>
            </w:r>
            <w:r w:rsidR="00720EBA">
              <w:rPr>
                <w:webHidden/>
              </w:rPr>
              <w:tab/>
            </w:r>
            <w:r w:rsidR="00720EBA">
              <w:rPr>
                <w:webHidden/>
              </w:rPr>
              <w:fldChar w:fldCharType="begin"/>
            </w:r>
            <w:r w:rsidR="00720EBA">
              <w:rPr>
                <w:webHidden/>
              </w:rPr>
              <w:instrText xml:space="preserve"> PAGEREF _Toc60976048 \h </w:instrText>
            </w:r>
            <w:r w:rsidR="00720EBA">
              <w:rPr>
                <w:webHidden/>
              </w:rPr>
            </w:r>
            <w:r w:rsidR="00720EBA">
              <w:rPr>
                <w:webHidden/>
              </w:rPr>
              <w:fldChar w:fldCharType="separate"/>
            </w:r>
            <w:r w:rsidR="00720EBA">
              <w:rPr>
                <w:webHidden/>
              </w:rPr>
              <w:t>27</w:t>
            </w:r>
            <w:r w:rsidR="00720EBA">
              <w:rPr>
                <w:webHidden/>
              </w:rPr>
              <w:fldChar w:fldCharType="end"/>
            </w:r>
          </w:hyperlink>
        </w:p>
        <w:p w14:paraId="4B4525A9" w14:textId="77777777" w:rsidR="00720EBA" w:rsidRDefault="00F5261D">
          <w:pPr>
            <w:pStyle w:val="TOC2"/>
            <w:rPr>
              <w:rFonts w:asciiTheme="minorHAnsi" w:eastAsiaTheme="minorEastAsia" w:hAnsiTheme="minorHAnsi" w:cstheme="minorBidi"/>
              <w:kern w:val="0"/>
              <w:sz w:val="22"/>
              <w:szCs w:val="22"/>
            </w:rPr>
          </w:pPr>
          <w:hyperlink w:anchor="_Toc60976049" w:history="1">
            <w:r w:rsidR="00720EBA" w:rsidRPr="00054428">
              <w:rPr>
                <w:rStyle w:val="Hyperlink"/>
              </w:rPr>
              <w:t>6.6.</w:t>
            </w:r>
            <w:r w:rsidR="00720EBA">
              <w:rPr>
                <w:rFonts w:asciiTheme="minorHAnsi" w:eastAsiaTheme="minorEastAsia" w:hAnsiTheme="minorHAnsi" w:cstheme="minorBidi"/>
                <w:kern w:val="0"/>
                <w:sz w:val="22"/>
                <w:szCs w:val="22"/>
              </w:rPr>
              <w:tab/>
            </w:r>
            <w:r w:rsidR="00720EBA" w:rsidRPr="00054428">
              <w:rPr>
                <w:rStyle w:val="Hyperlink"/>
              </w:rPr>
              <w:t>Dialog Cấu hình hệ thống</w:t>
            </w:r>
            <w:r w:rsidR="00720EBA">
              <w:rPr>
                <w:webHidden/>
              </w:rPr>
              <w:tab/>
            </w:r>
            <w:r w:rsidR="00720EBA">
              <w:rPr>
                <w:webHidden/>
              </w:rPr>
              <w:fldChar w:fldCharType="begin"/>
            </w:r>
            <w:r w:rsidR="00720EBA">
              <w:rPr>
                <w:webHidden/>
              </w:rPr>
              <w:instrText xml:space="preserve"> PAGEREF _Toc60976049 \h </w:instrText>
            </w:r>
            <w:r w:rsidR="00720EBA">
              <w:rPr>
                <w:webHidden/>
              </w:rPr>
            </w:r>
            <w:r w:rsidR="00720EBA">
              <w:rPr>
                <w:webHidden/>
              </w:rPr>
              <w:fldChar w:fldCharType="separate"/>
            </w:r>
            <w:r w:rsidR="00720EBA">
              <w:rPr>
                <w:webHidden/>
              </w:rPr>
              <w:t>27</w:t>
            </w:r>
            <w:r w:rsidR="00720EBA">
              <w:rPr>
                <w:webHidden/>
              </w:rPr>
              <w:fldChar w:fldCharType="end"/>
            </w:r>
          </w:hyperlink>
        </w:p>
        <w:p w14:paraId="36C2A102" w14:textId="77777777" w:rsidR="00720EBA" w:rsidRDefault="00720EBA">
          <w:r>
            <w:rPr>
              <w:b/>
              <w:bCs/>
              <w:noProof/>
            </w:rPr>
            <w:fldChar w:fldCharType="end"/>
          </w:r>
        </w:p>
      </w:sdtContent>
    </w:sdt>
    <w:p w14:paraId="63A790AF" w14:textId="77777777" w:rsidR="00151446" w:rsidRDefault="00151446" w:rsidP="000852BB">
      <w:pPr>
        <w:pStyle w:val="TOC2"/>
        <w:jc w:val="both"/>
        <w:rPr>
          <w:rFonts w:ascii="Calibri" w:hAnsi="Calibri" w:cs="Times New Roman"/>
          <w:kern w:val="0"/>
          <w:sz w:val="22"/>
          <w:szCs w:val="22"/>
        </w:rPr>
      </w:pPr>
    </w:p>
    <w:p w14:paraId="2E6663F0" w14:textId="77777777" w:rsidR="00CD50C6" w:rsidRPr="00C45D38" w:rsidRDefault="00BC261A" w:rsidP="00720EBA">
      <w:pPr>
        <w:pStyle w:val="Heading1"/>
      </w:pPr>
      <w:r w:rsidRPr="00C45D38">
        <w:lastRenderedPageBreak/>
        <w:fldChar w:fldCharType="end"/>
      </w:r>
      <w:bookmarkStart w:id="1" w:name="_Toc306115094"/>
      <w:bookmarkStart w:id="2" w:name="_Toc60976017"/>
      <w:r w:rsidR="00575798">
        <w:t>GIỚI THIỆU</w:t>
      </w:r>
      <w:bookmarkEnd w:id="1"/>
      <w:bookmarkEnd w:id="2"/>
    </w:p>
    <w:p w14:paraId="2914CA47" w14:textId="77777777" w:rsidR="000B53AC" w:rsidRDefault="00591118" w:rsidP="000852BB">
      <w:pPr>
        <w:pStyle w:val="Heading2"/>
        <w:jc w:val="both"/>
      </w:pPr>
      <w:bookmarkStart w:id="3" w:name="_Toc306115095"/>
      <w:bookmarkStart w:id="4" w:name="_Toc60976018"/>
      <w:r>
        <w:t>Mục đích</w:t>
      </w:r>
      <w:bookmarkEnd w:id="3"/>
      <w:bookmarkEnd w:id="4"/>
    </w:p>
    <w:p w14:paraId="1DA0C256" w14:textId="77777777" w:rsidR="004F61EE" w:rsidRDefault="004F61EE" w:rsidP="004F61EE">
      <w:pPr>
        <w:jc w:val="both"/>
      </w:pPr>
      <w:r>
        <w:t>Tài liệu này cung cấp thiết kế chi tiết về dữ liệu cũng như các mối ràng buộc của các thực thể dữ liệu trong hệ thống ATMForecast.</w:t>
      </w:r>
    </w:p>
    <w:p w14:paraId="3B4C2E17" w14:textId="77777777" w:rsidR="004F61EE" w:rsidRDefault="004F61EE" w:rsidP="004F61EE">
      <w:pPr>
        <w:jc w:val="both"/>
      </w:pPr>
      <w:r>
        <w:t>Tài liệu này được sử dụng để:</w:t>
      </w:r>
    </w:p>
    <w:p w14:paraId="749101D1" w14:textId="77777777" w:rsidR="004F61EE" w:rsidRDefault="004F61EE" w:rsidP="004F61EE">
      <w:pPr>
        <w:jc w:val="both"/>
      </w:pPr>
      <w:r>
        <w:t>Nhân viên kiểm thử: Lập kịch bản test và số liệu test.</w:t>
      </w:r>
    </w:p>
    <w:p w14:paraId="79FFAA7B" w14:textId="77777777" w:rsidR="004F61EE" w:rsidRDefault="004F61EE" w:rsidP="004F61EE">
      <w:pPr>
        <w:jc w:val="both"/>
      </w:pPr>
      <w:r>
        <w:t>Thành viên đội phát triển: Xây dựng phân hệ nghiệp vụ chức năng.</w:t>
      </w:r>
    </w:p>
    <w:p w14:paraId="603C1EC0" w14:textId="77777777" w:rsidR="004F61EE" w:rsidRDefault="004F61EE" w:rsidP="004F61EE">
      <w:pPr>
        <w:jc w:val="both"/>
      </w:pPr>
      <w:r>
        <w:t>Nhân viên thiết kế GUI: Tham khảo để thiết kế.</w:t>
      </w:r>
    </w:p>
    <w:p w14:paraId="7D74A581" w14:textId="77777777" w:rsidR="00097A8D" w:rsidRPr="00F00D63" w:rsidRDefault="004F61EE" w:rsidP="004F61EE">
      <w:pPr>
        <w:jc w:val="both"/>
      </w:pPr>
      <w:r>
        <w:t>Khách hàng: Xác nhận tính đúng đắn.</w:t>
      </w:r>
    </w:p>
    <w:p w14:paraId="7EFE4C6E" w14:textId="77777777" w:rsidR="0083356A" w:rsidRDefault="0083356A" w:rsidP="000852BB">
      <w:pPr>
        <w:pStyle w:val="Heading2"/>
        <w:jc w:val="both"/>
      </w:pPr>
      <w:bookmarkStart w:id="5" w:name="_Toc306115096"/>
      <w:bookmarkStart w:id="6" w:name="_Toc60976019"/>
      <w:r>
        <w:t>Phạm vi</w:t>
      </w:r>
      <w:bookmarkEnd w:id="5"/>
      <w:bookmarkEnd w:id="6"/>
    </w:p>
    <w:p w14:paraId="7CC720DA" w14:textId="77777777" w:rsidR="00097A8D" w:rsidRPr="00BF15BE" w:rsidRDefault="004F61EE" w:rsidP="000852BB">
      <w:pPr>
        <w:jc w:val="both"/>
      </w:pPr>
      <w:r w:rsidRPr="00A4734E">
        <w:rPr>
          <w:rFonts w:cs="Arial"/>
        </w:rPr>
        <w:t xml:space="preserve">Tài liệu này phục vụ cho việc phát triển, bảo trì dự án </w:t>
      </w:r>
      <w:r>
        <w:rPr>
          <w:rFonts w:cs="Arial"/>
        </w:rPr>
        <w:t>TPBank</w:t>
      </w:r>
      <w:r w:rsidR="00097A8D">
        <w:t>.</w:t>
      </w:r>
    </w:p>
    <w:p w14:paraId="7E444600" w14:textId="77777777" w:rsidR="00057806" w:rsidRDefault="00057806" w:rsidP="000852BB">
      <w:pPr>
        <w:pStyle w:val="Heading2"/>
        <w:jc w:val="both"/>
      </w:pPr>
      <w:bookmarkStart w:id="7" w:name="_Toc306115097"/>
      <w:bookmarkStart w:id="8" w:name="_Toc60976020"/>
      <w:r>
        <w:t>Vai trò và trách nhiệm</w:t>
      </w:r>
      <w:bookmarkEnd w:id="7"/>
      <w:bookmarkEnd w:id="8"/>
    </w:p>
    <w:p w14:paraId="1C3E631E" w14:textId="77777777" w:rsidR="004F61EE" w:rsidRPr="00A4734E" w:rsidRDefault="004F61EE" w:rsidP="004F61EE">
      <w:pPr>
        <w:rPr>
          <w:rFonts w:cs="Arial"/>
        </w:rPr>
      </w:pPr>
      <w:r w:rsidRPr="00A4734E">
        <w:rPr>
          <w:rFonts w:cs="Arial"/>
        </w:rPr>
        <w:t>Tài liệu này miêu tả chi tiết những quy trình phát triển các modules và sự liên hệ giữa các modules</w:t>
      </w:r>
      <w:r>
        <w:rPr>
          <w:rFonts w:cs="Arial"/>
        </w:rPr>
        <w:t xml:space="preserve"> (đặc biệt coreAI)</w:t>
      </w:r>
      <w:r w:rsidRPr="00A4734E">
        <w:rPr>
          <w:rFonts w:cs="Arial"/>
        </w:rPr>
        <w:t>.</w:t>
      </w:r>
    </w:p>
    <w:p w14:paraId="206D25C8" w14:textId="77777777" w:rsidR="004F61EE" w:rsidRPr="00A4734E" w:rsidRDefault="004F61EE" w:rsidP="004F61EE">
      <w:pPr>
        <w:rPr>
          <w:rFonts w:cs="Arial"/>
        </w:rPr>
      </w:pPr>
      <w:r>
        <w:rPr>
          <w:rFonts w:cs="Arial"/>
        </w:rPr>
        <w:t>Miêu tả chi tiết sự r</w:t>
      </w:r>
      <w:r w:rsidRPr="00A4734E">
        <w:rPr>
          <w:rFonts w:cs="Arial"/>
        </w:rPr>
        <w:t xml:space="preserve">àng buộc giữa các bảng trong CSDL, vai trò và mục đích những bảng được sử dụng để phát triển hệ thống </w:t>
      </w:r>
      <w:r>
        <w:rPr>
          <w:rFonts w:cs="Arial"/>
        </w:rPr>
        <w:t>ATMForecast</w:t>
      </w:r>
      <w:r w:rsidRPr="00A4734E">
        <w:rPr>
          <w:rFonts w:cs="Arial"/>
        </w:rPr>
        <w:t>.</w:t>
      </w:r>
    </w:p>
    <w:p w14:paraId="164F1FC2" w14:textId="77777777" w:rsidR="004F61EE" w:rsidRPr="00A4734E" w:rsidRDefault="004F61EE" w:rsidP="004F61EE">
      <w:pPr>
        <w:rPr>
          <w:rFonts w:cs="Arial"/>
        </w:rPr>
      </w:pPr>
      <w:r w:rsidRPr="00A4734E">
        <w:rPr>
          <w:rFonts w:cs="Arial"/>
        </w:rPr>
        <w:t>Miêu tả quy trình thực hiện của hệ thống.</w:t>
      </w:r>
    </w:p>
    <w:p w14:paraId="74820E7E" w14:textId="77777777" w:rsidR="005A168F" w:rsidRDefault="00575798" w:rsidP="000852BB">
      <w:pPr>
        <w:pStyle w:val="Heading2"/>
        <w:jc w:val="both"/>
      </w:pPr>
      <w:bookmarkStart w:id="9" w:name="_Toc306115098"/>
      <w:bookmarkStart w:id="10" w:name="_Toc60976021"/>
      <w:r>
        <w:t>Tài liệu tham khảo</w:t>
      </w:r>
      <w:bookmarkEnd w:id="9"/>
      <w:bookmarkEnd w:id="10"/>
    </w:p>
    <w:p w14:paraId="3C7300BE" w14:textId="77777777" w:rsidR="00097A8D" w:rsidRDefault="00097A8D" w:rsidP="000852BB">
      <w:pPr>
        <w:jc w:val="both"/>
      </w:pPr>
      <w:r>
        <w:t>Liệt kê tất cả các tài liệu tham khảo như: các tài liệu khác của hệ thống, hoặc các bài báo kỹ thuật, …</w:t>
      </w:r>
    </w:p>
    <w:p w14:paraId="22F0545D" w14:textId="77777777" w:rsidR="00097A8D" w:rsidRPr="00BF15BE" w:rsidRDefault="00097A8D" w:rsidP="000852BB">
      <w:pPr>
        <w:jc w:val="both"/>
      </w:pPr>
    </w:p>
    <w:tbl>
      <w:tblPr>
        <w:tblW w:w="4500" w:type="pct"/>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5"/>
        <w:gridCol w:w="6023"/>
      </w:tblGrid>
      <w:tr w:rsidR="00097A8D" w:rsidRPr="00097A8D" w14:paraId="2FB8C60C" w14:textId="77777777" w:rsidTr="009C78B2">
        <w:trPr>
          <w:trHeight w:val="399"/>
        </w:trPr>
        <w:tc>
          <w:tcPr>
            <w:tcW w:w="2531" w:type="dxa"/>
            <w:shd w:val="clear" w:color="auto" w:fill="FABF8F" w:themeFill="accent6" w:themeFillTint="99"/>
          </w:tcPr>
          <w:p w14:paraId="78E1375E" w14:textId="77777777" w:rsidR="00097A8D" w:rsidRPr="00097A8D" w:rsidRDefault="00097A8D" w:rsidP="000852BB">
            <w:pPr>
              <w:pStyle w:val="NormalTableHeader"/>
              <w:keepNext w:val="0"/>
              <w:jc w:val="both"/>
            </w:pPr>
            <w:r w:rsidRPr="00097A8D">
              <w:t>Loại tài liệu</w:t>
            </w:r>
          </w:p>
        </w:tc>
        <w:tc>
          <w:tcPr>
            <w:tcW w:w="5763" w:type="dxa"/>
            <w:shd w:val="clear" w:color="auto" w:fill="FABF8F" w:themeFill="accent6" w:themeFillTint="99"/>
          </w:tcPr>
          <w:p w14:paraId="73160B34" w14:textId="77777777" w:rsidR="00097A8D" w:rsidRPr="00097A8D" w:rsidRDefault="00097A8D" w:rsidP="000852BB">
            <w:pPr>
              <w:pStyle w:val="NormalTableHeader"/>
              <w:keepNext w:val="0"/>
              <w:jc w:val="both"/>
            </w:pPr>
            <w:r w:rsidRPr="00097A8D">
              <w:t>Tiêu đề</w:t>
            </w:r>
          </w:p>
        </w:tc>
      </w:tr>
      <w:tr w:rsidR="00097A8D" w:rsidRPr="00097A8D" w14:paraId="10A16D03" w14:textId="77777777" w:rsidTr="006B0237">
        <w:tc>
          <w:tcPr>
            <w:tcW w:w="2531" w:type="dxa"/>
          </w:tcPr>
          <w:p w14:paraId="5E929373" w14:textId="77777777" w:rsidR="00097A8D" w:rsidRPr="00097A8D" w:rsidRDefault="00097A8D" w:rsidP="000852BB">
            <w:pPr>
              <w:pStyle w:val="comment"/>
              <w:jc w:val="both"/>
              <w:rPr>
                <w:i w:val="0"/>
                <w:color w:val="auto"/>
                <w:sz w:val="18"/>
                <w:szCs w:val="18"/>
              </w:rPr>
            </w:pPr>
          </w:p>
        </w:tc>
        <w:tc>
          <w:tcPr>
            <w:tcW w:w="5763" w:type="dxa"/>
          </w:tcPr>
          <w:p w14:paraId="382F7B7E" w14:textId="77777777" w:rsidR="00097A8D" w:rsidRPr="00097A8D" w:rsidRDefault="00097A8D" w:rsidP="000852BB">
            <w:pPr>
              <w:pStyle w:val="TableNormal1"/>
              <w:jc w:val="both"/>
              <w:rPr>
                <w:color w:val="auto"/>
                <w:sz w:val="18"/>
                <w:szCs w:val="18"/>
                <w:lang w:val="en-US"/>
              </w:rPr>
            </w:pPr>
          </w:p>
        </w:tc>
      </w:tr>
      <w:tr w:rsidR="00097A8D" w:rsidRPr="00097A8D" w14:paraId="698FFF27" w14:textId="77777777" w:rsidTr="006B0237">
        <w:tc>
          <w:tcPr>
            <w:tcW w:w="2531" w:type="dxa"/>
          </w:tcPr>
          <w:p w14:paraId="1BDFD692" w14:textId="77777777" w:rsidR="00097A8D" w:rsidRPr="00097A8D" w:rsidRDefault="00097A8D" w:rsidP="000852BB">
            <w:pPr>
              <w:pStyle w:val="comment"/>
              <w:jc w:val="both"/>
              <w:rPr>
                <w:i w:val="0"/>
                <w:color w:val="auto"/>
                <w:sz w:val="18"/>
                <w:szCs w:val="18"/>
              </w:rPr>
            </w:pPr>
          </w:p>
        </w:tc>
        <w:tc>
          <w:tcPr>
            <w:tcW w:w="5763" w:type="dxa"/>
          </w:tcPr>
          <w:p w14:paraId="753767A4" w14:textId="77777777" w:rsidR="00097A8D" w:rsidRPr="00097A8D" w:rsidRDefault="00097A8D" w:rsidP="000852BB">
            <w:pPr>
              <w:pStyle w:val="TableNormal1"/>
              <w:jc w:val="both"/>
              <w:rPr>
                <w:color w:val="auto"/>
                <w:sz w:val="18"/>
                <w:szCs w:val="18"/>
                <w:lang w:val="en-US"/>
              </w:rPr>
            </w:pPr>
          </w:p>
        </w:tc>
      </w:tr>
      <w:tr w:rsidR="00097A8D" w:rsidRPr="00097A8D" w14:paraId="545F0685" w14:textId="77777777" w:rsidTr="006B0237">
        <w:tc>
          <w:tcPr>
            <w:tcW w:w="2531" w:type="dxa"/>
          </w:tcPr>
          <w:p w14:paraId="543C6FAE" w14:textId="77777777" w:rsidR="00097A8D" w:rsidRPr="00097A8D" w:rsidRDefault="00097A8D" w:rsidP="000852BB">
            <w:pPr>
              <w:pStyle w:val="TableNormal1"/>
              <w:jc w:val="both"/>
              <w:rPr>
                <w:color w:val="auto"/>
                <w:sz w:val="18"/>
                <w:szCs w:val="18"/>
                <w:lang w:val="en-US"/>
              </w:rPr>
            </w:pPr>
          </w:p>
        </w:tc>
        <w:tc>
          <w:tcPr>
            <w:tcW w:w="5763" w:type="dxa"/>
          </w:tcPr>
          <w:p w14:paraId="2D95515C" w14:textId="77777777" w:rsidR="00097A8D" w:rsidRPr="00097A8D" w:rsidRDefault="00097A8D" w:rsidP="000852BB">
            <w:pPr>
              <w:pStyle w:val="TableNormal1"/>
              <w:jc w:val="both"/>
              <w:rPr>
                <w:color w:val="auto"/>
                <w:sz w:val="18"/>
                <w:szCs w:val="18"/>
                <w:lang w:val="en-US"/>
              </w:rPr>
            </w:pPr>
          </w:p>
        </w:tc>
      </w:tr>
      <w:tr w:rsidR="00097A8D" w:rsidRPr="00097A8D" w14:paraId="1F352A8D" w14:textId="77777777" w:rsidTr="006B0237">
        <w:tc>
          <w:tcPr>
            <w:tcW w:w="2531" w:type="dxa"/>
          </w:tcPr>
          <w:p w14:paraId="5C89FCD3" w14:textId="77777777" w:rsidR="00097A8D" w:rsidRPr="00097A8D" w:rsidRDefault="00097A8D" w:rsidP="000852BB">
            <w:pPr>
              <w:pStyle w:val="TableNormal1"/>
              <w:jc w:val="both"/>
              <w:rPr>
                <w:color w:val="auto"/>
                <w:sz w:val="18"/>
                <w:szCs w:val="18"/>
                <w:lang w:val="en-US"/>
              </w:rPr>
            </w:pPr>
          </w:p>
        </w:tc>
        <w:tc>
          <w:tcPr>
            <w:tcW w:w="5763" w:type="dxa"/>
          </w:tcPr>
          <w:p w14:paraId="34B502B2" w14:textId="77777777" w:rsidR="00097A8D" w:rsidRPr="00097A8D" w:rsidRDefault="00097A8D" w:rsidP="000852BB">
            <w:pPr>
              <w:pStyle w:val="TableNormal1"/>
              <w:jc w:val="both"/>
              <w:rPr>
                <w:color w:val="auto"/>
                <w:sz w:val="18"/>
                <w:szCs w:val="18"/>
                <w:lang w:val="en-US"/>
              </w:rPr>
            </w:pPr>
          </w:p>
        </w:tc>
      </w:tr>
      <w:tr w:rsidR="00097A8D" w:rsidRPr="00097A8D" w14:paraId="7C977AB5" w14:textId="77777777" w:rsidTr="006B0237">
        <w:tc>
          <w:tcPr>
            <w:tcW w:w="2531" w:type="dxa"/>
          </w:tcPr>
          <w:p w14:paraId="55AE2C6D" w14:textId="77777777" w:rsidR="00097A8D" w:rsidRPr="00097A8D" w:rsidRDefault="00097A8D" w:rsidP="000852BB">
            <w:pPr>
              <w:pStyle w:val="TableNormal1"/>
              <w:jc w:val="both"/>
              <w:rPr>
                <w:color w:val="auto"/>
                <w:sz w:val="18"/>
                <w:szCs w:val="18"/>
                <w:lang w:val="en-US"/>
              </w:rPr>
            </w:pPr>
          </w:p>
        </w:tc>
        <w:tc>
          <w:tcPr>
            <w:tcW w:w="5763" w:type="dxa"/>
          </w:tcPr>
          <w:p w14:paraId="15EB3D33" w14:textId="77777777" w:rsidR="00097A8D" w:rsidRPr="00097A8D" w:rsidRDefault="00097A8D" w:rsidP="000852BB">
            <w:pPr>
              <w:pStyle w:val="TableNormal1"/>
              <w:jc w:val="both"/>
              <w:rPr>
                <w:color w:val="auto"/>
                <w:sz w:val="18"/>
                <w:szCs w:val="18"/>
                <w:lang w:val="en-US"/>
              </w:rPr>
            </w:pPr>
          </w:p>
        </w:tc>
      </w:tr>
    </w:tbl>
    <w:p w14:paraId="5A4B5FE6" w14:textId="77777777" w:rsidR="00097A8D" w:rsidRPr="00F00D63" w:rsidRDefault="00097A8D" w:rsidP="000852BB">
      <w:pPr>
        <w:jc w:val="both"/>
      </w:pPr>
    </w:p>
    <w:p w14:paraId="18AAD4FF" w14:textId="77777777" w:rsidR="00985796" w:rsidRDefault="00575798" w:rsidP="000852BB">
      <w:pPr>
        <w:pStyle w:val="Heading2"/>
        <w:jc w:val="both"/>
      </w:pPr>
      <w:bookmarkStart w:id="11" w:name="_Toc306115099"/>
      <w:bookmarkStart w:id="12" w:name="_Toc60976022"/>
      <w:r>
        <w:t>Từ và thuật ngữ</w:t>
      </w:r>
      <w:bookmarkEnd w:id="11"/>
      <w:bookmarkEnd w:id="12"/>
    </w:p>
    <w:tbl>
      <w:tblPr>
        <w:tblW w:w="4500" w:type="pct"/>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1"/>
        <w:gridCol w:w="2920"/>
        <w:gridCol w:w="3667"/>
      </w:tblGrid>
      <w:tr w:rsidR="00097A8D" w:rsidRPr="00097A8D" w14:paraId="6B69F2FA" w14:textId="77777777" w:rsidTr="009C78B2">
        <w:tc>
          <w:tcPr>
            <w:tcW w:w="1991" w:type="dxa"/>
            <w:shd w:val="clear" w:color="auto" w:fill="FABF8F" w:themeFill="accent6" w:themeFillTint="99"/>
          </w:tcPr>
          <w:p w14:paraId="6CB9F754" w14:textId="77777777" w:rsidR="00097A8D" w:rsidRPr="00097A8D" w:rsidRDefault="00097A8D" w:rsidP="000852BB">
            <w:pPr>
              <w:pStyle w:val="NormalTableHeader"/>
              <w:keepNext w:val="0"/>
              <w:jc w:val="both"/>
            </w:pPr>
            <w:r w:rsidRPr="00097A8D">
              <w:lastRenderedPageBreak/>
              <w:t>Từ/thuật ngữ</w:t>
            </w:r>
          </w:p>
        </w:tc>
        <w:tc>
          <w:tcPr>
            <w:tcW w:w="2794" w:type="dxa"/>
            <w:shd w:val="clear" w:color="auto" w:fill="FABF8F" w:themeFill="accent6" w:themeFillTint="99"/>
          </w:tcPr>
          <w:p w14:paraId="3552304D" w14:textId="77777777" w:rsidR="00097A8D" w:rsidRPr="00097A8D" w:rsidRDefault="00097A8D" w:rsidP="000852BB">
            <w:pPr>
              <w:pStyle w:val="NormalTableHeader"/>
              <w:keepNext w:val="0"/>
              <w:jc w:val="both"/>
            </w:pPr>
            <w:r w:rsidRPr="00097A8D">
              <w:t>Ý nghĩa</w:t>
            </w:r>
          </w:p>
        </w:tc>
        <w:tc>
          <w:tcPr>
            <w:tcW w:w="3509" w:type="dxa"/>
            <w:shd w:val="clear" w:color="auto" w:fill="FABF8F" w:themeFill="accent6" w:themeFillTint="99"/>
          </w:tcPr>
          <w:p w14:paraId="2D13CB45" w14:textId="77777777" w:rsidR="00097A8D" w:rsidRPr="00097A8D" w:rsidRDefault="00097A8D" w:rsidP="000852BB">
            <w:pPr>
              <w:pStyle w:val="NormalTableHeader"/>
              <w:keepNext w:val="0"/>
              <w:jc w:val="both"/>
            </w:pPr>
            <w:r w:rsidRPr="00097A8D">
              <w:t>Diễn giải</w:t>
            </w:r>
          </w:p>
        </w:tc>
      </w:tr>
      <w:tr w:rsidR="00097A8D" w:rsidRPr="00097A8D" w14:paraId="20606B20" w14:textId="77777777" w:rsidTr="006B0237">
        <w:tc>
          <w:tcPr>
            <w:tcW w:w="1991" w:type="dxa"/>
          </w:tcPr>
          <w:p w14:paraId="5A9B43A6" w14:textId="77777777" w:rsidR="00097A8D" w:rsidRPr="00097A8D" w:rsidRDefault="00097A8D" w:rsidP="000852BB">
            <w:pPr>
              <w:pStyle w:val="comment"/>
              <w:jc w:val="both"/>
              <w:rPr>
                <w:color w:val="auto"/>
              </w:rPr>
            </w:pPr>
            <w:r w:rsidRPr="00097A8D">
              <w:rPr>
                <w:color w:val="auto"/>
              </w:rPr>
              <w:t>TBD</w:t>
            </w:r>
          </w:p>
        </w:tc>
        <w:tc>
          <w:tcPr>
            <w:tcW w:w="2794" w:type="dxa"/>
          </w:tcPr>
          <w:p w14:paraId="117F27A0" w14:textId="77777777" w:rsidR="00097A8D" w:rsidRPr="00097A8D" w:rsidRDefault="00097A8D" w:rsidP="000852BB">
            <w:pPr>
              <w:pStyle w:val="comment"/>
              <w:jc w:val="both"/>
              <w:rPr>
                <w:color w:val="auto"/>
              </w:rPr>
            </w:pPr>
            <w:r w:rsidRPr="00097A8D">
              <w:rPr>
                <w:color w:val="auto"/>
              </w:rPr>
              <w:t>To be decided</w:t>
            </w:r>
          </w:p>
        </w:tc>
        <w:tc>
          <w:tcPr>
            <w:tcW w:w="3509" w:type="dxa"/>
          </w:tcPr>
          <w:p w14:paraId="561FE351" w14:textId="77777777" w:rsidR="00097A8D" w:rsidRPr="00097A8D" w:rsidRDefault="00097A8D" w:rsidP="000852BB">
            <w:pPr>
              <w:pStyle w:val="comment"/>
              <w:jc w:val="both"/>
              <w:rPr>
                <w:color w:val="auto"/>
              </w:rPr>
            </w:pPr>
            <w:r w:rsidRPr="00097A8D">
              <w:rPr>
                <w:color w:val="auto"/>
              </w:rPr>
              <w:t>It means “not decided yet”</w:t>
            </w:r>
          </w:p>
        </w:tc>
      </w:tr>
      <w:tr w:rsidR="00097A8D" w:rsidRPr="00097A8D" w14:paraId="3FB3F359" w14:textId="77777777" w:rsidTr="006B0237">
        <w:tc>
          <w:tcPr>
            <w:tcW w:w="1991" w:type="dxa"/>
          </w:tcPr>
          <w:p w14:paraId="2DFA7627" w14:textId="77777777" w:rsidR="00097A8D" w:rsidRPr="00097A8D" w:rsidRDefault="00097A8D" w:rsidP="000852BB">
            <w:pPr>
              <w:pStyle w:val="TableNormal1"/>
              <w:jc w:val="both"/>
              <w:rPr>
                <w:color w:val="auto"/>
                <w:sz w:val="18"/>
                <w:szCs w:val="18"/>
                <w:lang w:val="en-US"/>
              </w:rPr>
            </w:pPr>
          </w:p>
        </w:tc>
        <w:tc>
          <w:tcPr>
            <w:tcW w:w="2794" w:type="dxa"/>
          </w:tcPr>
          <w:p w14:paraId="7C93939A" w14:textId="77777777" w:rsidR="00097A8D" w:rsidRPr="00097A8D" w:rsidRDefault="00097A8D" w:rsidP="000852BB">
            <w:pPr>
              <w:pStyle w:val="TableNormal1"/>
              <w:jc w:val="both"/>
              <w:rPr>
                <w:color w:val="auto"/>
                <w:sz w:val="18"/>
                <w:szCs w:val="18"/>
                <w:lang w:val="en-US"/>
              </w:rPr>
            </w:pPr>
          </w:p>
        </w:tc>
        <w:tc>
          <w:tcPr>
            <w:tcW w:w="3509" w:type="dxa"/>
          </w:tcPr>
          <w:p w14:paraId="44926831" w14:textId="77777777" w:rsidR="00097A8D" w:rsidRPr="00097A8D" w:rsidRDefault="00097A8D" w:rsidP="000852BB">
            <w:pPr>
              <w:pStyle w:val="TableNormal1"/>
              <w:jc w:val="both"/>
              <w:rPr>
                <w:color w:val="auto"/>
                <w:sz w:val="18"/>
                <w:szCs w:val="18"/>
                <w:lang w:val="en-US"/>
              </w:rPr>
            </w:pPr>
          </w:p>
        </w:tc>
      </w:tr>
      <w:tr w:rsidR="00097A8D" w:rsidRPr="00097A8D" w14:paraId="45704E8A" w14:textId="77777777" w:rsidTr="006B0237">
        <w:tc>
          <w:tcPr>
            <w:tcW w:w="1991" w:type="dxa"/>
          </w:tcPr>
          <w:p w14:paraId="758B651C" w14:textId="77777777" w:rsidR="00097A8D" w:rsidRPr="00097A8D" w:rsidRDefault="00097A8D" w:rsidP="000852BB">
            <w:pPr>
              <w:pStyle w:val="TableNormal1"/>
              <w:jc w:val="both"/>
              <w:rPr>
                <w:color w:val="auto"/>
                <w:sz w:val="18"/>
                <w:szCs w:val="18"/>
                <w:lang w:val="en-US"/>
              </w:rPr>
            </w:pPr>
          </w:p>
        </w:tc>
        <w:tc>
          <w:tcPr>
            <w:tcW w:w="2794" w:type="dxa"/>
          </w:tcPr>
          <w:p w14:paraId="7FB2E3D2" w14:textId="77777777" w:rsidR="00097A8D" w:rsidRPr="00097A8D" w:rsidRDefault="00097A8D" w:rsidP="000852BB">
            <w:pPr>
              <w:pStyle w:val="TableNormal1"/>
              <w:jc w:val="both"/>
              <w:rPr>
                <w:color w:val="auto"/>
                <w:sz w:val="18"/>
                <w:szCs w:val="18"/>
                <w:lang w:val="en-US"/>
              </w:rPr>
            </w:pPr>
          </w:p>
        </w:tc>
        <w:tc>
          <w:tcPr>
            <w:tcW w:w="3509" w:type="dxa"/>
          </w:tcPr>
          <w:p w14:paraId="0CDAEAD9" w14:textId="77777777" w:rsidR="00097A8D" w:rsidRPr="00097A8D" w:rsidRDefault="00097A8D" w:rsidP="000852BB">
            <w:pPr>
              <w:pStyle w:val="TableNormal1"/>
              <w:jc w:val="both"/>
              <w:rPr>
                <w:color w:val="auto"/>
                <w:sz w:val="18"/>
                <w:szCs w:val="18"/>
                <w:lang w:val="en-US"/>
              </w:rPr>
            </w:pPr>
          </w:p>
        </w:tc>
      </w:tr>
      <w:tr w:rsidR="00097A8D" w:rsidRPr="00097A8D" w14:paraId="4F6CE353" w14:textId="77777777" w:rsidTr="006B0237">
        <w:tc>
          <w:tcPr>
            <w:tcW w:w="1991" w:type="dxa"/>
          </w:tcPr>
          <w:p w14:paraId="0081D775" w14:textId="77777777" w:rsidR="00097A8D" w:rsidRPr="00097A8D" w:rsidRDefault="00097A8D" w:rsidP="000852BB">
            <w:pPr>
              <w:pStyle w:val="TableNormal1"/>
              <w:jc w:val="both"/>
              <w:rPr>
                <w:color w:val="auto"/>
                <w:sz w:val="18"/>
                <w:szCs w:val="18"/>
                <w:lang w:val="en-US"/>
              </w:rPr>
            </w:pPr>
          </w:p>
        </w:tc>
        <w:tc>
          <w:tcPr>
            <w:tcW w:w="2794" w:type="dxa"/>
          </w:tcPr>
          <w:p w14:paraId="10335662" w14:textId="77777777" w:rsidR="00097A8D" w:rsidRPr="00097A8D" w:rsidRDefault="00097A8D" w:rsidP="000852BB">
            <w:pPr>
              <w:pStyle w:val="TableNormal1"/>
              <w:jc w:val="both"/>
              <w:rPr>
                <w:color w:val="auto"/>
                <w:sz w:val="18"/>
                <w:szCs w:val="18"/>
                <w:lang w:val="en-US"/>
              </w:rPr>
            </w:pPr>
          </w:p>
        </w:tc>
        <w:tc>
          <w:tcPr>
            <w:tcW w:w="3509" w:type="dxa"/>
          </w:tcPr>
          <w:p w14:paraId="1C85ADE5" w14:textId="77777777" w:rsidR="00097A8D" w:rsidRPr="00097A8D" w:rsidRDefault="00097A8D" w:rsidP="000852BB">
            <w:pPr>
              <w:pStyle w:val="TableNormal1"/>
              <w:jc w:val="both"/>
              <w:rPr>
                <w:color w:val="auto"/>
                <w:sz w:val="18"/>
                <w:szCs w:val="18"/>
                <w:lang w:val="en-US"/>
              </w:rPr>
            </w:pPr>
          </w:p>
        </w:tc>
      </w:tr>
      <w:tr w:rsidR="00097A8D" w:rsidRPr="00097A8D" w14:paraId="159163B8" w14:textId="77777777" w:rsidTr="006B0237">
        <w:tc>
          <w:tcPr>
            <w:tcW w:w="1991" w:type="dxa"/>
          </w:tcPr>
          <w:p w14:paraId="1F59C108" w14:textId="77777777" w:rsidR="00097A8D" w:rsidRPr="00097A8D" w:rsidRDefault="00097A8D" w:rsidP="000852BB">
            <w:pPr>
              <w:pStyle w:val="TableNormal1"/>
              <w:jc w:val="both"/>
              <w:rPr>
                <w:color w:val="auto"/>
                <w:sz w:val="18"/>
                <w:szCs w:val="18"/>
                <w:lang w:val="en-US"/>
              </w:rPr>
            </w:pPr>
          </w:p>
        </w:tc>
        <w:tc>
          <w:tcPr>
            <w:tcW w:w="2794" w:type="dxa"/>
          </w:tcPr>
          <w:p w14:paraId="514F11D8" w14:textId="77777777" w:rsidR="00097A8D" w:rsidRPr="00097A8D" w:rsidRDefault="00097A8D" w:rsidP="000852BB">
            <w:pPr>
              <w:pStyle w:val="TableNormal1"/>
              <w:jc w:val="both"/>
              <w:rPr>
                <w:color w:val="auto"/>
                <w:sz w:val="18"/>
                <w:szCs w:val="18"/>
                <w:lang w:val="en-US"/>
              </w:rPr>
            </w:pPr>
          </w:p>
        </w:tc>
        <w:tc>
          <w:tcPr>
            <w:tcW w:w="3509" w:type="dxa"/>
          </w:tcPr>
          <w:p w14:paraId="616C5F50" w14:textId="77777777" w:rsidR="00097A8D" w:rsidRPr="00097A8D" w:rsidRDefault="00097A8D" w:rsidP="000852BB">
            <w:pPr>
              <w:pStyle w:val="TableNormal1"/>
              <w:jc w:val="both"/>
              <w:rPr>
                <w:color w:val="auto"/>
                <w:sz w:val="18"/>
                <w:szCs w:val="18"/>
                <w:lang w:val="en-US"/>
              </w:rPr>
            </w:pPr>
          </w:p>
        </w:tc>
      </w:tr>
    </w:tbl>
    <w:p w14:paraId="05AB53A7" w14:textId="77777777" w:rsidR="00097A8D" w:rsidRPr="00097A8D" w:rsidRDefault="00097A8D" w:rsidP="000852BB">
      <w:pPr>
        <w:jc w:val="both"/>
      </w:pPr>
    </w:p>
    <w:p w14:paraId="18B4DDED" w14:textId="77777777" w:rsidR="00197625" w:rsidRDefault="00197625" w:rsidP="00720EBA">
      <w:pPr>
        <w:pStyle w:val="Heading1"/>
      </w:pPr>
      <w:bookmarkStart w:id="13" w:name="_Toc291598681"/>
      <w:bookmarkStart w:id="14" w:name="_Toc306115100"/>
      <w:bookmarkStart w:id="15" w:name="_Toc60976023"/>
      <w:r>
        <w:lastRenderedPageBreak/>
        <w:t xml:space="preserve">TỔNG QUAN </w:t>
      </w:r>
      <w:bookmarkEnd w:id="13"/>
      <w:r w:rsidR="00ED5086">
        <w:t>HỆ THỐNG</w:t>
      </w:r>
      <w:bookmarkEnd w:id="14"/>
      <w:bookmarkEnd w:id="15"/>
    </w:p>
    <w:p w14:paraId="6DB27FAC" w14:textId="77777777" w:rsidR="004F61EE" w:rsidRDefault="004F61EE" w:rsidP="004F61EE">
      <w:pPr>
        <w:spacing w:line="276" w:lineRule="auto"/>
        <w:jc w:val="both"/>
      </w:pPr>
      <w:r>
        <w:t xml:space="preserve">TP Bank có 81 cây ATM vật lý cần được tiếp quỹ thường xuyên. </w:t>
      </w:r>
      <w:r>
        <w:rPr>
          <w:rFonts w:cs="Arial"/>
        </w:rPr>
        <w:t>Phòng ĐP &amp; KS an toàn kho quỹ</w:t>
      </w:r>
      <w:r>
        <w:t xml:space="preserve"> tiếp nhận và điều phối các vấn đề liên quan đến tiếp quỹ. </w:t>
      </w:r>
    </w:p>
    <w:p w14:paraId="73D8DAA0" w14:textId="77777777" w:rsidR="004F61EE" w:rsidRDefault="004F61EE" w:rsidP="004F61EE">
      <w:pPr>
        <w:spacing w:line="276" w:lineRule="auto"/>
        <w:jc w:val="both"/>
      </w:pPr>
      <w:r>
        <w:rPr>
          <w:rFonts w:cs="Arial"/>
        </w:rPr>
        <w:t>Phòng ĐP &amp; KS an toàn kho quỹ</w:t>
      </w:r>
      <w:r>
        <w:t xml:space="preserve"> của ngân hàng TP Bank rà soát lại bằng mắt số dư của các cây ATM dưới 50 - 100 triệu hoặc vượt hạn mức 1 – 1,3 tỷ sau đó gửi cho các đơn vị kinh doanh hoặc trực tiếp đi tiếp quỹ. </w:t>
      </w:r>
    </w:p>
    <w:p w14:paraId="614810C1" w14:textId="77777777" w:rsidR="004F61EE" w:rsidRDefault="004F61EE" w:rsidP="004F61EE">
      <w:pPr>
        <w:spacing w:line="276" w:lineRule="auto"/>
        <w:jc w:val="both"/>
      </w:pPr>
      <w:r>
        <w:t>Bên cạnh đó, bộ phận cũng xây dựng hạn mức tiếp quỹ đang dựa trên kinh nghiệm quan sát các yếu tố như: tần suất tiếp quỹ của kỳ trước, thời điểm nghỉ lễ, cận Tết, Tết, máy nằm ở khu công nghiệp/ trả lương, máy có lượng giao dịch nộp hay rút nhiều để đưa ra hạn mức tiếp quỹ/ tồn quỹ trong 1 tháng – 3 tháng.</w:t>
      </w:r>
    </w:p>
    <w:p w14:paraId="24B793DB" w14:textId="77777777" w:rsidR="004F61EE" w:rsidRDefault="004F61EE" w:rsidP="004F61EE">
      <w:pPr>
        <w:spacing w:line="276" w:lineRule="auto"/>
        <w:jc w:val="both"/>
      </w:pPr>
      <w:r>
        <w:rPr>
          <w:rFonts w:cs="Arial"/>
        </w:rPr>
        <w:t>Phòng ĐP &amp; KS an toàn kho quỹ</w:t>
      </w:r>
      <w:r>
        <w:t xml:space="preserve"> của ngân hàng TP Bank chưa chủ động được việc lên kế hoạch tiếp quỹ sát với tần suất mong muốn và đưa ra hạn mức tiếp quỹ có tính chính xác cao. Từ đó, dẫn tới một số hệ quả:</w:t>
      </w:r>
    </w:p>
    <w:p w14:paraId="31B006EF" w14:textId="77777777" w:rsidR="004F61EE" w:rsidRDefault="004F61EE" w:rsidP="004F61EE">
      <w:pPr>
        <w:spacing w:line="276" w:lineRule="auto"/>
        <w:ind w:left="720"/>
        <w:jc w:val="both"/>
      </w:pPr>
      <w:r>
        <w:t>+) Ảnh hưởng đến chất lượng dịch vụ rút tiền tại ATM của TP Bank</w:t>
      </w:r>
    </w:p>
    <w:p w14:paraId="4906D883" w14:textId="77777777" w:rsidR="004F61EE" w:rsidRDefault="004F61EE" w:rsidP="004F61EE">
      <w:pPr>
        <w:spacing w:line="276" w:lineRule="auto"/>
        <w:ind w:left="720"/>
        <w:jc w:val="both"/>
      </w:pPr>
      <w:r>
        <w:t xml:space="preserve">+) Phân bổ dòng tiền không hiệu quả, gây ra tình trạng lãng phí  </w:t>
      </w:r>
    </w:p>
    <w:p w14:paraId="26AD03B1" w14:textId="77777777" w:rsidR="004F61EE" w:rsidRDefault="004F61EE" w:rsidP="004F61EE">
      <w:pPr>
        <w:spacing w:line="276" w:lineRule="auto"/>
        <w:ind w:left="720"/>
        <w:jc w:val="both"/>
      </w:pPr>
      <w:r>
        <w:t xml:space="preserve">+) Việc phối hợp hoạt động giữa các nhân sự không được chủ động </w:t>
      </w:r>
    </w:p>
    <w:p w14:paraId="56735891" w14:textId="77777777" w:rsidR="004F61EE" w:rsidRDefault="004F61EE" w:rsidP="004F61EE">
      <w:pPr>
        <w:spacing w:line="276" w:lineRule="auto"/>
        <w:jc w:val="both"/>
      </w:pPr>
      <w:r>
        <w:t>Do đó, TP Bank cần xây dựng hệ thống ATMForecast có khả năng:</w:t>
      </w:r>
    </w:p>
    <w:p w14:paraId="2219A684" w14:textId="77777777" w:rsidR="00197625" w:rsidRDefault="004F61EE" w:rsidP="004F61EE">
      <w:pPr>
        <w:jc w:val="both"/>
      </w:pPr>
      <w:r w:rsidRPr="00DB2112">
        <w:rPr>
          <w:rFonts w:cs="Arial"/>
        </w:rPr>
        <w:t>+) Dự đoán hạn mức</w:t>
      </w:r>
      <w:r>
        <w:rPr>
          <w:rFonts w:cs="Arial"/>
        </w:rPr>
        <w:t xml:space="preserve"> tiếp quỹ</w:t>
      </w:r>
      <w:r w:rsidRPr="00DB2112">
        <w:rPr>
          <w:rFonts w:cs="Arial"/>
        </w:rPr>
        <w:t xml:space="preserve"> cho từng cây ATM</w:t>
      </w:r>
      <w:r>
        <w:rPr>
          <w:rFonts w:cs="Arial"/>
        </w:rPr>
        <w:t xml:space="preserve"> và thông báo cho các bộ phận liên quan trước một ngày để đạt được tần suất tiếp quỹ mong muốn</w:t>
      </w:r>
      <w:r w:rsidR="00197625">
        <w:t>.</w:t>
      </w:r>
    </w:p>
    <w:p w14:paraId="4D15E8C0" w14:textId="77777777" w:rsidR="00197625" w:rsidRDefault="00197625" w:rsidP="000852BB">
      <w:pPr>
        <w:pStyle w:val="Heading2"/>
        <w:jc w:val="both"/>
      </w:pPr>
      <w:bookmarkStart w:id="16" w:name="_Toc291598682"/>
      <w:bookmarkStart w:id="17" w:name="_Toc306115101"/>
      <w:bookmarkStart w:id="18" w:name="_Toc60976024"/>
      <w:r>
        <w:t xml:space="preserve">Tổng </w:t>
      </w:r>
      <w:r w:rsidRPr="00C54633">
        <w:t>quan</w:t>
      </w:r>
      <w:bookmarkEnd w:id="16"/>
      <w:bookmarkEnd w:id="17"/>
      <w:bookmarkEnd w:id="18"/>
    </w:p>
    <w:p w14:paraId="5C8EDC93" w14:textId="77777777" w:rsidR="00197625" w:rsidRDefault="00ED5086" w:rsidP="000852BB">
      <w:pPr>
        <w:pStyle w:val="Heading2"/>
        <w:jc w:val="both"/>
      </w:pPr>
      <w:bookmarkStart w:id="19" w:name="_Toc306115102"/>
      <w:bookmarkStart w:id="20" w:name="_Toc60976025"/>
      <w:r>
        <w:t>Các yêu cầu chức năng</w:t>
      </w:r>
      <w:bookmarkEnd w:id="19"/>
      <w:bookmarkEnd w:id="20"/>
    </w:p>
    <w:p w14:paraId="4ED2EE32" w14:textId="5B519799" w:rsidR="00197625" w:rsidRDefault="003A0B54" w:rsidP="00720EBA">
      <w:pPr>
        <w:pStyle w:val="Heading1"/>
      </w:pPr>
      <w:bookmarkStart w:id="21" w:name="_Toc291598685"/>
      <w:bookmarkStart w:id="22" w:name="_Toc306115103"/>
      <w:bookmarkStart w:id="23" w:name="_Toc60976030"/>
      <w:r>
        <w:lastRenderedPageBreak/>
        <w:t>K</w:t>
      </w:r>
      <w:r w:rsidR="00197625">
        <w:t>IẾN TRÚC HỆ THỐNG</w:t>
      </w:r>
      <w:bookmarkEnd w:id="21"/>
      <w:bookmarkEnd w:id="22"/>
      <w:bookmarkEnd w:id="23"/>
    </w:p>
    <w:p w14:paraId="0D08CB75" w14:textId="77777777" w:rsidR="00197625" w:rsidRDefault="00197625" w:rsidP="000852BB">
      <w:pPr>
        <w:pStyle w:val="Heading2"/>
        <w:jc w:val="both"/>
      </w:pPr>
      <w:bookmarkStart w:id="24" w:name="_Toc291598686"/>
      <w:bookmarkStart w:id="25" w:name="_Toc306115104"/>
      <w:bookmarkStart w:id="26" w:name="_Toc60976031"/>
      <w:r>
        <w:t>Mô hình kiến trúc</w:t>
      </w:r>
      <w:bookmarkEnd w:id="24"/>
      <w:bookmarkEnd w:id="25"/>
      <w:bookmarkEnd w:id="26"/>
    </w:p>
    <w:p w14:paraId="2572126F" w14:textId="77777777" w:rsidR="000852BB" w:rsidRDefault="000852BB" w:rsidP="000852BB">
      <w:pPr>
        <w:jc w:val="both"/>
      </w:pPr>
      <w:r>
        <w:rPr>
          <w:noProof/>
        </w:rPr>
        <w:drawing>
          <wp:inline distT="114300" distB="114300" distL="114300" distR="114300" wp14:anchorId="460F72EC" wp14:editId="59B8ACF6">
            <wp:extent cx="5759775" cy="5232400"/>
            <wp:effectExtent l="0" t="0" r="0" b="0"/>
            <wp:docPr id="3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759775" cy="5232400"/>
                    </a:xfrm>
                    <a:prstGeom prst="rect">
                      <a:avLst/>
                    </a:prstGeom>
                    <a:ln/>
                  </pic:spPr>
                </pic:pic>
              </a:graphicData>
            </a:graphic>
          </wp:inline>
        </w:drawing>
      </w:r>
    </w:p>
    <w:p w14:paraId="2439F861" w14:textId="77777777" w:rsidR="000852BB" w:rsidRPr="000852BB" w:rsidRDefault="004F61EE" w:rsidP="000852BB">
      <w:pPr>
        <w:pBdr>
          <w:top w:val="nil"/>
          <w:left w:val="nil"/>
          <w:bottom w:val="nil"/>
          <w:right w:val="nil"/>
          <w:between w:val="nil"/>
        </w:pBdr>
        <w:jc w:val="center"/>
        <w:rPr>
          <w:b/>
          <w:i/>
        </w:rPr>
      </w:pPr>
      <w:r>
        <w:rPr>
          <w:b/>
          <w:i/>
        </w:rPr>
        <w:t>Hình 5</w:t>
      </w:r>
      <w:r w:rsidR="000852BB" w:rsidRPr="000852BB">
        <w:rPr>
          <w:b/>
          <w:i/>
        </w:rPr>
        <w:t xml:space="preserve">: </w:t>
      </w:r>
      <w:r w:rsidR="000852BB" w:rsidRPr="000852BB">
        <w:rPr>
          <w:b/>
        </w:rPr>
        <w:t>Sơ đồ các thành phần của phần mềm</w:t>
      </w:r>
    </w:p>
    <w:p w14:paraId="5EFA62B9" w14:textId="77777777" w:rsidR="000852BB" w:rsidRDefault="000852BB" w:rsidP="000852BB">
      <w:pPr>
        <w:numPr>
          <w:ilvl w:val="0"/>
          <w:numId w:val="16"/>
        </w:numPr>
        <w:tabs>
          <w:tab w:val="left" w:pos="720"/>
        </w:tabs>
        <w:spacing w:before="160" w:after="160" w:line="288" w:lineRule="auto"/>
        <w:jc w:val="both"/>
        <w:rPr>
          <w:sz w:val="28"/>
          <w:szCs w:val="28"/>
        </w:rPr>
      </w:pPr>
      <w:r w:rsidRPr="000852BB">
        <w:rPr>
          <w:b/>
          <w:szCs w:val="28"/>
        </w:rPr>
        <w:t>Client (Frontend)</w:t>
      </w:r>
    </w:p>
    <w:p w14:paraId="46AA49F8" w14:textId="77777777" w:rsidR="000852BB" w:rsidRDefault="000852BB" w:rsidP="000852BB">
      <w:pPr>
        <w:jc w:val="both"/>
      </w:pPr>
      <w:r>
        <w:t>Giao diện người dùng giao tiếp với phần mềm.</w:t>
      </w:r>
    </w:p>
    <w:p w14:paraId="0DE4851D" w14:textId="77777777" w:rsidR="000852BB" w:rsidRDefault="000852BB" w:rsidP="000852BB">
      <w:pPr>
        <w:numPr>
          <w:ilvl w:val="0"/>
          <w:numId w:val="16"/>
        </w:numPr>
        <w:tabs>
          <w:tab w:val="left" w:pos="720"/>
        </w:tabs>
        <w:spacing w:before="160" w:after="160" w:line="288" w:lineRule="auto"/>
        <w:jc w:val="both"/>
      </w:pPr>
      <w:r w:rsidRPr="000852BB">
        <w:rPr>
          <w:b/>
          <w:szCs w:val="28"/>
        </w:rPr>
        <w:t>Backend</w:t>
      </w:r>
      <w:r>
        <w:t xml:space="preserve"> </w:t>
      </w:r>
    </w:p>
    <w:p w14:paraId="12D37118" w14:textId="77777777" w:rsidR="000852BB" w:rsidRDefault="000852BB" w:rsidP="000852BB">
      <w:pPr>
        <w:jc w:val="both"/>
      </w:pPr>
      <w:r>
        <w:t>Thành phần logic xử lý nghiệp vụ của hệ thống, bao gồm:</w:t>
      </w:r>
    </w:p>
    <w:p w14:paraId="54A66B1A" w14:textId="77777777" w:rsidR="000852BB" w:rsidRDefault="000852BB" w:rsidP="000852BB">
      <w:pPr>
        <w:numPr>
          <w:ilvl w:val="0"/>
          <w:numId w:val="16"/>
        </w:numPr>
        <w:tabs>
          <w:tab w:val="left" w:pos="720"/>
        </w:tabs>
        <w:spacing w:before="160" w:after="160" w:line="288" w:lineRule="auto"/>
        <w:jc w:val="both"/>
        <w:rPr>
          <w:b/>
        </w:rPr>
      </w:pPr>
      <w:r>
        <w:rPr>
          <w:b/>
        </w:rPr>
        <w:t>API Gateway</w:t>
      </w:r>
    </w:p>
    <w:p w14:paraId="0F67A5EE" w14:textId="77777777" w:rsidR="000852BB" w:rsidRDefault="000852BB" w:rsidP="000852BB">
      <w:pPr>
        <w:jc w:val="both"/>
      </w:pPr>
      <w:r>
        <w:t>Là thành phần trung gian, tiếp nhận yêu cầu từ phía Client, xác thực và điều hướng các yêu cầu đến các thành phần liên quan. Việc xác thực được thực hiện thông qua LDAP server.</w:t>
      </w:r>
    </w:p>
    <w:p w14:paraId="16555B01" w14:textId="77777777" w:rsidR="000852BB" w:rsidRDefault="000852BB" w:rsidP="000852BB">
      <w:pPr>
        <w:numPr>
          <w:ilvl w:val="0"/>
          <w:numId w:val="17"/>
        </w:numPr>
        <w:tabs>
          <w:tab w:val="left" w:pos="720"/>
        </w:tabs>
        <w:spacing w:before="160" w:after="160" w:line="288" w:lineRule="auto"/>
        <w:jc w:val="both"/>
        <w:rPr>
          <w:b/>
        </w:rPr>
      </w:pPr>
      <w:r>
        <w:rPr>
          <w:b/>
        </w:rPr>
        <w:t>Scheduler</w:t>
      </w:r>
    </w:p>
    <w:p w14:paraId="6390EA09" w14:textId="77777777" w:rsidR="000852BB" w:rsidRDefault="000852BB" w:rsidP="000852BB">
      <w:pPr>
        <w:jc w:val="both"/>
      </w:pPr>
      <w:r>
        <w:lastRenderedPageBreak/>
        <w:t xml:space="preserve">Thành phần lập lịch, có thể được cấu hình tham số lập lịch từ người dùng. Thông tin cấu hình lập lịch được lưu trữ tại cơ sở dữ liệu ứng dụng </w:t>
      </w:r>
      <w:r>
        <w:rPr>
          <w:i/>
        </w:rPr>
        <w:t>AMSDatabase</w:t>
      </w:r>
      <w:r>
        <w:t xml:space="preserve">. Theo cấu hình lập lịch, </w:t>
      </w:r>
      <w:r>
        <w:rPr>
          <w:i/>
        </w:rPr>
        <w:t>Scheduler</w:t>
      </w:r>
      <w:r>
        <w:t xml:space="preserve"> theo định kỳ thực hiện lời gọi đến </w:t>
      </w:r>
      <w:r>
        <w:rPr>
          <w:i/>
        </w:rPr>
        <w:t>ATMController</w:t>
      </w:r>
      <w:r>
        <w:t xml:space="preserve"> để thực hiện các tasks: Dự báo nhu cầu rút tiền cho các ATMs; Huấn luyện mô hình dự báo; Tinh chỉnh các mô hình dự báo với dữ liệu mới được cập nhật.</w:t>
      </w:r>
    </w:p>
    <w:p w14:paraId="496F4FB5" w14:textId="77777777" w:rsidR="000852BB" w:rsidRDefault="000852BB" w:rsidP="000852BB">
      <w:pPr>
        <w:numPr>
          <w:ilvl w:val="0"/>
          <w:numId w:val="15"/>
        </w:numPr>
        <w:tabs>
          <w:tab w:val="left" w:pos="720"/>
        </w:tabs>
        <w:spacing w:before="160" w:after="160" w:line="288" w:lineRule="auto"/>
        <w:jc w:val="both"/>
        <w:rPr>
          <w:b/>
        </w:rPr>
      </w:pPr>
      <w:r>
        <w:rPr>
          <w:b/>
        </w:rPr>
        <w:t>ATMController</w:t>
      </w:r>
    </w:p>
    <w:p w14:paraId="4E51B6EF" w14:textId="77777777" w:rsidR="000852BB" w:rsidRDefault="000852BB" w:rsidP="000852BB">
      <w:pPr>
        <w:jc w:val="both"/>
      </w:pPr>
      <w:r>
        <w:t xml:space="preserve"> Thành phần xử lý logic liên quan đến đối tượng ATM. </w:t>
      </w:r>
      <w:r>
        <w:rPr>
          <w:i/>
        </w:rPr>
        <w:t>ATMController</w:t>
      </w:r>
      <w:r>
        <w:t xml:space="preserve"> đáp ứng các yêu cầu truy cập thông tin ATMs, cập nhật thông tin cấu hình cho các ATMs  từ phía người dùng thông qua </w:t>
      </w:r>
      <w:r>
        <w:rPr>
          <w:i/>
        </w:rPr>
        <w:t>Client</w:t>
      </w:r>
      <w:r>
        <w:t xml:space="preserve">; Cung cấp endpoint cho thành phần </w:t>
      </w:r>
      <w:r>
        <w:rPr>
          <w:i/>
        </w:rPr>
        <w:t>Scheduler</w:t>
      </w:r>
      <w:r>
        <w:t xml:space="preserve"> thực hiện các tasks liên quan đến mô hình dự báo.</w:t>
      </w:r>
    </w:p>
    <w:p w14:paraId="2FE3C30C" w14:textId="77777777" w:rsidR="000852BB" w:rsidRDefault="000852BB" w:rsidP="000852BB">
      <w:pPr>
        <w:numPr>
          <w:ilvl w:val="0"/>
          <w:numId w:val="14"/>
        </w:numPr>
        <w:tabs>
          <w:tab w:val="left" w:pos="720"/>
        </w:tabs>
        <w:spacing w:before="160" w:after="160" w:line="288" w:lineRule="auto"/>
        <w:jc w:val="both"/>
        <w:rPr>
          <w:b/>
        </w:rPr>
      </w:pPr>
      <w:r>
        <w:rPr>
          <w:b/>
        </w:rPr>
        <w:t>ModelController</w:t>
      </w:r>
    </w:p>
    <w:p w14:paraId="4FBE5D21" w14:textId="77777777" w:rsidR="000852BB" w:rsidRDefault="000852BB" w:rsidP="000852BB">
      <w:pPr>
        <w:jc w:val="both"/>
      </w:pPr>
      <w:r>
        <w:t xml:space="preserve">Thành phần xử lý logic liên quan đến đối tượng là các mô hình dự báo nhu cầu rút tiền. </w:t>
      </w:r>
      <w:r>
        <w:rPr>
          <w:i/>
        </w:rPr>
        <w:t>ModelController</w:t>
      </w:r>
      <w:r>
        <w:t xml:space="preserve"> truy cập dữ liệu lịch sử giao dịch tại ATM từ </w:t>
      </w:r>
      <w:r>
        <w:rPr>
          <w:i/>
        </w:rPr>
        <w:t>TPBDatabase</w:t>
      </w:r>
      <w:r>
        <w:t xml:space="preserve"> thông qua thành phần </w:t>
      </w:r>
      <w:r>
        <w:rPr>
          <w:i/>
        </w:rPr>
        <w:t>Repositories</w:t>
      </w:r>
      <w:r>
        <w:t>, tiến hành tiền xử lý, khởi tạo hoặc tải lên mô hình nếu đã tồn tại, sau đó thực hiện huấn luyện hoặc tinh chỉnh mô hình bằng dữ liệu lịch sử giao dịch.</w:t>
      </w:r>
    </w:p>
    <w:p w14:paraId="5507968D" w14:textId="77777777" w:rsidR="000852BB" w:rsidRDefault="000852BB" w:rsidP="000852BB">
      <w:pPr>
        <w:numPr>
          <w:ilvl w:val="0"/>
          <w:numId w:val="19"/>
        </w:numPr>
        <w:tabs>
          <w:tab w:val="left" w:pos="720"/>
        </w:tabs>
        <w:spacing w:before="160" w:after="160" w:line="288" w:lineRule="auto"/>
        <w:jc w:val="both"/>
        <w:rPr>
          <w:b/>
        </w:rPr>
      </w:pPr>
      <w:r>
        <w:rPr>
          <w:b/>
        </w:rPr>
        <w:t>Repositories</w:t>
      </w:r>
    </w:p>
    <w:p w14:paraId="1F2777B7" w14:textId="77777777" w:rsidR="000852BB" w:rsidRDefault="000852BB" w:rsidP="000852BB">
      <w:pPr>
        <w:jc w:val="both"/>
      </w:pPr>
      <w:r>
        <w:t>Là lớp trung gian giữa việc xử lý logic và truy cập CSDL, giúp cho việc truy cập dữ liệu chặt chẽ và bảo mật hơn. LÀ nơi duy nhất có trách nhiệm mapping dữ liệu từ các bảng vào models.</w:t>
      </w:r>
    </w:p>
    <w:p w14:paraId="48286ED0" w14:textId="77777777" w:rsidR="000852BB" w:rsidRDefault="000852BB" w:rsidP="000852BB">
      <w:pPr>
        <w:numPr>
          <w:ilvl w:val="0"/>
          <w:numId w:val="13"/>
        </w:numPr>
        <w:tabs>
          <w:tab w:val="left" w:pos="720"/>
        </w:tabs>
        <w:spacing w:before="160" w:after="160" w:line="288" w:lineRule="auto"/>
        <w:jc w:val="both"/>
        <w:rPr>
          <w:b/>
        </w:rPr>
      </w:pPr>
      <w:r>
        <w:rPr>
          <w:b/>
        </w:rPr>
        <w:t>AMSDatabase</w:t>
      </w:r>
    </w:p>
    <w:p w14:paraId="522FF867" w14:textId="77777777" w:rsidR="000852BB" w:rsidRDefault="000852BB" w:rsidP="000852BB">
      <w:pPr>
        <w:jc w:val="both"/>
      </w:pPr>
      <w:r>
        <w:t>CSDL riêng của hệ thống AMS, lưu trữ các thông tin như danh sách ATMs, thông tin cấu hình lập lịch, thông tin các mô hình AI, kết quả dự báo của mô hình AI.</w:t>
      </w:r>
    </w:p>
    <w:p w14:paraId="15597544" w14:textId="77777777" w:rsidR="000852BB" w:rsidRDefault="000852BB" w:rsidP="000852BB">
      <w:pPr>
        <w:numPr>
          <w:ilvl w:val="0"/>
          <w:numId w:val="12"/>
        </w:numPr>
        <w:tabs>
          <w:tab w:val="left" w:pos="720"/>
        </w:tabs>
        <w:spacing w:before="160" w:after="160" w:line="288" w:lineRule="auto"/>
        <w:jc w:val="both"/>
        <w:rPr>
          <w:b/>
        </w:rPr>
      </w:pPr>
      <w:r>
        <w:rPr>
          <w:b/>
        </w:rPr>
        <w:t>TPBDatabase</w:t>
      </w:r>
    </w:p>
    <w:p w14:paraId="23F4701F" w14:textId="77777777" w:rsidR="000852BB" w:rsidRDefault="000852BB" w:rsidP="000852BB">
      <w:pPr>
        <w:jc w:val="both"/>
      </w:pPr>
      <w:r>
        <w:t>Hệ thống AMS truy xuất tới CSDL của TPBank để tổng hợp dữ liệu, thông tin cần thiết như lịch sử rút tiền của các cây ATMs.</w:t>
      </w:r>
    </w:p>
    <w:p w14:paraId="737E1480" w14:textId="77777777" w:rsidR="000852BB" w:rsidRDefault="000852BB" w:rsidP="000852BB">
      <w:pPr>
        <w:numPr>
          <w:ilvl w:val="0"/>
          <w:numId w:val="18"/>
        </w:numPr>
        <w:tabs>
          <w:tab w:val="left" w:pos="720"/>
        </w:tabs>
        <w:spacing w:before="160" w:after="160" w:line="288" w:lineRule="auto"/>
        <w:jc w:val="both"/>
        <w:rPr>
          <w:b/>
        </w:rPr>
      </w:pPr>
      <w:r>
        <w:rPr>
          <w:b/>
        </w:rPr>
        <w:t>LDAP Server</w:t>
      </w:r>
    </w:p>
    <w:p w14:paraId="46E55807" w14:textId="77777777" w:rsidR="000852BB" w:rsidRDefault="000852BB" w:rsidP="000852BB">
      <w:pPr>
        <w:jc w:val="both"/>
      </w:pPr>
      <w:r>
        <w:t>LDAP Server của TPBank là hệ thống bên ngoài, có vai trò dùng để xác thực người dùng đăng nhập vào hệ thống AMS.</w:t>
      </w:r>
    </w:p>
    <w:p w14:paraId="5291EA17" w14:textId="77777777" w:rsidR="00D10784" w:rsidRDefault="000852BB" w:rsidP="00720EBA">
      <w:pPr>
        <w:spacing w:before="0" w:line="240" w:lineRule="auto"/>
        <w:ind w:left="0"/>
        <w:sectPr w:rsidR="00D10784" w:rsidSect="00720EBA">
          <w:pgSz w:w="11907" w:h="16840"/>
          <w:pgMar w:top="1133" w:right="1133" w:bottom="1700" w:left="1133" w:header="720" w:footer="720" w:gutter="0"/>
          <w:cols w:space="720"/>
          <w:docGrid w:linePitch="272"/>
        </w:sectPr>
      </w:pPr>
      <w:r>
        <w:br w:type="page"/>
      </w:r>
      <w:r>
        <w:lastRenderedPageBreak/>
        <w:br w:type="page"/>
      </w:r>
    </w:p>
    <w:p w14:paraId="676EE32D" w14:textId="756A991A" w:rsidR="000852BB" w:rsidRPr="004F61EE" w:rsidRDefault="000852BB" w:rsidP="00720EBA">
      <w:pPr>
        <w:spacing w:before="0" w:line="240" w:lineRule="auto"/>
        <w:ind w:left="0"/>
        <w:rPr>
          <w:b/>
        </w:rPr>
      </w:pPr>
      <w:r>
        <w:rPr>
          <w:noProof/>
        </w:rPr>
        <w:lastRenderedPageBreak/>
        <w:drawing>
          <wp:inline distT="114300" distB="114300" distL="114300" distR="114300" wp14:anchorId="1CD0426B" wp14:editId="7C90CFAB">
            <wp:extent cx="8877300" cy="5352188"/>
            <wp:effectExtent l="0" t="0" r="0" b="0"/>
            <wp:docPr id="5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8877300" cy="5352188"/>
                    </a:xfrm>
                    <a:prstGeom prst="rect">
                      <a:avLst/>
                    </a:prstGeom>
                    <a:ln/>
                  </pic:spPr>
                </pic:pic>
              </a:graphicData>
            </a:graphic>
          </wp:inline>
        </w:drawing>
      </w:r>
    </w:p>
    <w:p w14:paraId="240E1F00" w14:textId="77777777" w:rsidR="000852BB" w:rsidRDefault="004F61EE" w:rsidP="000852BB">
      <w:pPr>
        <w:jc w:val="center"/>
        <w:rPr>
          <w:i/>
        </w:rPr>
      </w:pPr>
      <w:r w:rsidRPr="004F61EE">
        <w:rPr>
          <w:b/>
          <w:i/>
        </w:rPr>
        <w:t>Hình 6</w:t>
      </w:r>
      <w:r>
        <w:rPr>
          <w:i/>
        </w:rPr>
        <w:t xml:space="preserve">: </w:t>
      </w:r>
      <w:r w:rsidR="000852BB" w:rsidRPr="004F61EE">
        <w:t>Sequence Diagram cho chức năng huấn luyện/tinh chỉnh mô hình</w:t>
      </w:r>
    </w:p>
    <w:p w14:paraId="4CC7FAD2" w14:textId="15807D59" w:rsidR="00720EBA" w:rsidRDefault="00720EBA" w:rsidP="000852BB">
      <w:pPr>
        <w:jc w:val="center"/>
        <w:rPr>
          <w:i/>
        </w:rPr>
      </w:pPr>
    </w:p>
    <w:p w14:paraId="2EEE307E" w14:textId="77777777" w:rsidR="00720EBA" w:rsidRDefault="00720EBA" w:rsidP="000852BB">
      <w:pPr>
        <w:jc w:val="center"/>
        <w:rPr>
          <w:i/>
        </w:rPr>
      </w:pPr>
    </w:p>
    <w:p w14:paraId="49D86A66" w14:textId="77777777" w:rsidR="00D10784" w:rsidRDefault="00D10784" w:rsidP="00720EBA">
      <w:pPr>
        <w:rPr>
          <w:b/>
        </w:rPr>
        <w:sectPr w:rsidR="00D10784" w:rsidSect="00720EBA">
          <w:pgSz w:w="11907" w:h="16840"/>
          <w:pgMar w:top="1133" w:right="1133" w:bottom="1700" w:left="1133" w:header="720" w:footer="720" w:gutter="0"/>
          <w:cols w:space="720"/>
          <w:docGrid w:linePitch="272"/>
        </w:sectPr>
      </w:pPr>
    </w:p>
    <w:p w14:paraId="7B5B376F" w14:textId="77777777" w:rsidR="00D10784" w:rsidRDefault="00720EBA" w:rsidP="00720EBA">
      <w:pPr>
        <w:rPr>
          <w:b/>
        </w:rPr>
        <w:sectPr w:rsidR="00D10784" w:rsidSect="00D10784">
          <w:pgSz w:w="16840" w:h="11907" w:orient="landscape"/>
          <w:pgMar w:top="1134" w:right="1134" w:bottom="1134" w:left="1701" w:header="720" w:footer="720" w:gutter="0"/>
          <w:cols w:space="720"/>
          <w:docGrid w:linePitch="272"/>
        </w:sectPr>
      </w:pPr>
      <w:r>
        <w:rPr>
          <w:noProof/>
        </w:rPr>
        <w:lastRenderedPageBreak/>
        <w:drawing>
          <wp:inline distT="114300" distB="114300" distL="114300" distR="114300" wp14:anchorId="5A7BDA4A" wp14:editId="5C723CCC">
            <wp:extent cx="8467725" cy="5542688"/>
            <wp:effectExtent l="0" t="0" r="0" b="0"/>
            <wp:docPr id="3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8467725" cy="5542688"/>
                    </a:xfrm>
                    <a:prstGeom prst="rect">
                      <a:avLst/>
                    </a:prstGeom>
                    <a:ln/>
                  </pic:spPr>
                </pic:pic>
              </a:graphicData>
            </a:graphic>
          </wp:inline>
        </w:drawing>
      </w:r>
    </w:p>
    <w:p w14:paraId="02C72253" w14:textId="0E76B71B" w:rsidR="00720EBA" w:rsidRPr="004F61EE" w:rsidRDefault="00720EBA" w:rsidP="00720EBA">
      <w:pPr>
        <w:rPr>
          <w:b/>
        </w:rPr>
      </w:pPr>
    </w:p>
    <w:p w14:paraId="2C7C87BF" w14:textId="77777777" w:rsidR="00720EBA" w:rsidRDefault="004F61EE" w:rsidP="00720EBA">
      <w:pPr>
        <w:jc w:val="center"/>
        <w:rPr>
          <w:i/>
        </w:rPr>
      </w:pPr>
      <w:r w:rsidRPr="004F61EE">
        <w:rPr>
          <w:b/>
          <w:i/>
        </w:rPr>
        <w:t>Hình 7</w:t>
      </w:r>
      <w:r>
        <w:rPr>
          <w:i/>
        </w:rPr>
        <w:t xml:space="preserve">: </w:t>
      </w:r>
      <w:r w:rsidR="00720EBA" w:rsidRPr="004F61EE">
        <w:t>Sequence Diagram cho chức năng dự báo nhu cầu rút tiền</w:t>
      </w:r>
    </w:p>
    <w:p w14:paraId="407069B4" w14:textId="77777777" w:rsidR="00720EBA" w:rsidRPr="00720EBA" w:rsidRDefault="00720EBA" w:rsidP="00720EBA">
      <w:pPr>
        <w:pStyle w:val="Heading1"/>
      </w:pPr>
      <w:bookmarkStart w:id="27" w:name="_Toc60976032"/>
      <w:r w:rsidRPr="00720EBA">
        <w:lastRenderedPageBreak/>
        <w:t>THIẾT KẾ LỚP</w:t>
      </w:r>
      <w:bookmarkEnd w:id="27"/>
    </w:p>
    <w:p w14:paraId="3393FB87" w14:textId="77777777" w:rsidR="00720EBA" w:rsidRDefault="00720EBA" w:rsidP="00720EBA">
      <w:pPr>
        <w:pStyle w:val="Heading2"/>
        <w:keepNext/>
        <w:tabs>
          <w:tab w:val="left" w:pos="720"/>
        </w:tabs>
        <w:autoSpaceDE/>
        <w:autoSpaceDN/>
        <w:spacing w:before="240" w:after="60" w:line="288" w:lineRule="auto"/>
        <w:ind w:left="0" w:firstLine="0"/>
      </w:pPr>
      <w:bookmarkStart w:id="28" w:name="_Toc60976033"/>
      <w:r>
        <w:t>Class Diagram</w:t>
      </w:r>
      <w:bookmarkEnd w:id="28"/>
    </w:p>
    <w:p w14:paraId="4F253B6A" w14:textId="77777777" w:rsidR="00720EBA" w:rsidRDefault="00720EBA" w:rsidP="00720EBA">
      <w:r>
        <w:rPr>
          <w:noProof/>
        </w:rPr>
        <w:drawing>
          <wp:inline distT="114300" distB="114300" distL="114300" distR="114300" wp14:anchorId="259337E0" wp14:editId="1BD35715">
            <wp:extent cx="5759775" cy="4902200"/>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5759775" cy="4902200"/>
                    </a:xfrm>
                    <a:prstGeom prst="rect">
                      <a:avLst/>
                    </a:prstGeom>
                    <a:ln/>
                  </pic:spPr>
                </pic:pic>
              </a:graphicData>
            </a:graphic>
          </wp:inline>
        </w:drawing>
      </w:r>
    </w:p>
    <w:p w14:paraId="62653563" w14:textId="77777777" w:rsidR="00720EBA" w:rsidRDefault="004F61EE" w:rsidP="00720EBA">
      <w:pPr>
        <w:jc w:val="center"/>
        <w:rPr>
          <w:i/>
        </w:rPr>
      </w:pPr>
      <w:r w:rsidRPr="004F61EE">
        <w:rPr>
          <w:b/>
          <w:i/>
        </w:rPr>
        <w:t>Hình 8</w:t>
      </w:r>
      <w:r>
        <w:rPr>
          <w:i/>
        </w:rPr>
        <w:t xml:space="preserve">: </w:t>
      </w:r>
      <w:r w:rsidR="00720EBA" w:rsidRPr="004F61EE">
        <w:t>Biểu đồ lớp cho chức năng huấn luyện, tinh chỉnh mô hình và dự báo</w:t>
      </w:r>
    </w:p>
    <w:p w14:paraId="5FBDF5AC" w14:textId="77777777" w:rsidR="00720EBA" w:rsidRDefault="00720EBA" w:rsidP="00720EBA">
      <w:pPr>
        <w:pStyle w:val="Heading3"/>
        <w:keepLines w:val="0"/>
        <w:numPr>
          <w:ilvl w:val="2"/>
          <w:numId w:val="0"/>
        </w:numPr>
        <w:tabs>
          <w:tab w:val="left" w:pos="0"/>
          <w:tab w:val="left" w:pos="576"/>
          <w:tab w:val="left" w:pos="720"/>
        </w:tabs>
        <w:spacing w:before="240" w:after="60" w:line="288" w:lineRule="auto"/>
        <w:ind w:left="2160" w:hanging="360"/>
      </w:pPr>
      <w:bookmarkStart w:id="29" w:name="_heading=h.ty1xobqeyr43" w:colFirst="0" w:colLast="0"/>
      <w:bookmarkStart w:id="30" w:name="_Toc60976034"/>
      <w:bookmarkEnd w:id="29"/>
      <w:r>
        <w:t>ATMController</w:t>
      </w:r>
      <w:bookmarkEnd w:id="30"/>
    </w:p>
    <w:tbl>
      <w:tblPr>
        <w:tblW w:w="9636" w:type="dxa"/>
        <w:tblBorders>
          <w:top w:val="nil"/>
          <w:left w:val="nil"/>
          <w:bottom w:val="nil"/>
          <w:right w:val="nil"/>
          <w:insideH w:val="nil"/>
          <w:insideV w:val="nil"/>
        </w:tblBorders>
        <w:tblLayout w:type="fixed"/>
        <w:tblLook w:val="0600" w:firstRow="0" w:lastRow="0" w:firstColumn="0" w:lastColumn="0" w:noHBand="1" w:noVBand="1"/>
      </w:tblPr>
      <w:tblGrid>
        <w:gridCol w:w="1266"/>
        <w:gridCol w:w="2730"/>
        <w:gridCol w:w="5640"/>
      </w:tblGrid>
      <w:tr w:rsidR="00720EBA" w14:paraId="112E3CCE" w14:textId="77777777" w:rsidTr="00D10784">
        <w:trPr>
          <w:trHeight w:val="530"/>
        </w:trPr>
        <w:tc>
          <w:tcPr>
            <w:tcW w:w="3996" w:type="dxa"/>
            <w:gridSpan w:val="2"/>
            <w:tcBorders>
              <w:top w:val="single" w:sz="8" w:space="0" w:color="000000"/>
              <w:left w:val="single" w:sz="8" w:space="0" w:color="000000"/>
              <w:bottom w:val="single" w:sz="8" w:space="0" w:color="000000"/>
              <w:right w:val="single" w:sz="8" w:space="0" w:color="000000"/>
            </w:tcBorders>
            <w:shd w:val="clear" w:color="auto" w:fill="000080"/>
            <w:tcMar>
              <w:top w:w="100" w:type="dxa"/>
              <w:left w:w="100" w:type="dxa"/>
              <w:bottom w:w="100" w:type="dxa"/>
              <w:right w:w="100" w:type="dxa"/>
            </w:tcMar>
          </w:tcPr>
          <w:p w14:paraId="1586B81B" w14:textId="77777777" w:rsidR="00720EBA" w:rsidRDefault="00720EBA" w:rsidP="00720EBA">
            <w:pPr>
              <w:spacing w:before="40" w:after="40" w:line="340" w:lineRule="auto"/>
              <w:rPr>
                <w:b/>
                <w:i/>
                <w:color w:val="FFFFFF"/>
              </w:rPr>
            </w:pPr>
            <w:r>
              <w:rPr>
                <w:b/>
                <w:i/>
                <w:color w:val="FFFFFF"/>
              </w:rPr>
              <w:t>Name</w:t>
            </w:r>
          </w:p>
        </w:tc>
        <w:tc>
          <w:tcPr>
            <w:tcW w:w="5640" w:type="dxa"/>
            <w:tcBorders>
              <w:top w:val="single" w:sz="8" w:space="0" w:color="000000"/>
              <w:left w:val="nil"/>
              <w:bottom w:val="single" w:sz="8" w:space="0" w:color="000000"/>
              <w:right w:val="single" w:sz="8" w:space="0" w:color="000000"/>
            </w:tcBorders>
            <w:shd w:val="clear" w:color="auto" w:fill="000080"/>
            <w:tcMar>
              <w:top w:w="100" w:type="dxa"/>
              <w:left w:w="100" w:type="dxa"/>
              <w:bottom w:w="100" w:type="dxa"/>
              <w:right w:w="100" w:type="dxa"/>
            </w:tcMar>
          </w:tcPr>
          <w:p w14:paraId="6C519782" w14:textId="77777777" w:rsidR="00720EBA" w:rsidRDefault="00720EBA" w:rsidP="00720EBA">
            <w:pPr>
              <w:spacing w:before="40" w:after="40" w:line="340" w:lineRule="auto"/>
              <w:rPr>
                <w:b/>
                <w:i/>
                <w:color w:val="FFFFFF"/>
              </w:rPr>
            </w:pPr>
            <w:r>
              <w:rPr>
                <w:b/>
                <w:i/>
                <w:color w:val="FFFFFF"/>
              </w:rPr>
              <w:t>Description</w:t>
            </w:r>
          </w:p>
        </w:tc>
      </w:tr>
      <w:tr w:rsidR="00720EBA" w14:paraId="59090881" w14:textId="77777777" w:rsidTr="00D10784">
        <w:trPr>
          <w:trHeight w:val="530"/>
        </w:trPr>
        <w:tc>
          <w:tcPr>
            <w:tcW w:w="9636"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5DF77F0" w14:textId="77777777" w:rsidR="00720EBA" w:rsidRDefault="00720EBA" w:rsidP="00720EBA">
            <w:pPr>
              <w:spacing w:before="40" w:after="40" w:line="340" w:lineRule="auto"/>
              <w:rPr>
                <w:b/>
              </w:rPr>
            </w:pPr>
            <w:r>
              <w:rPr>
                <w:b/>
              </w:rPr>
              <w:t>Properties</w:t>
            </w:r>
          </w:p>
        </w:tc>
      </w:tr>
      <w:tr w:rsidR="00720EBA" w14:paraId="69666711" w14:textId="77777777" w:rsidTr="00D10784">
        <w:trPr>
          <w:trHeight w:val="886"/>
        </w:trPr>
        <w:tc>
          <w:tcPr>
            <w:tcW w:w="1266"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A98204B" w14:textId="77777777" w:rsidR="00720EBA" w:rsidRDefault="00720EBA" w:rsidP="00720EBA">
            <w:r>
              <w:rPr>
                <w:noProof/>
              </w:rPr>
              <w:drawing>
                <wp:inline distT="114300" distB="114300" distL="114300" distR="114300" wp14:anchorId="15C077C7" wp14:editId="13BFDB26">
                  <wp:extent cx="314325" cy="292100"/>
                  <wp:effectExtent l="0" t="0" r="0" b="0"/>
                  <wp:docPr id="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14325" cy="29210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91BB882" w14:textId="77777777" w:rsidR="00720EBA" w:rsidRDefault="00720EBA" w:rsidP="00720EBA">
            <w:pPr>
              <w:spacing w:line="261" w:lineRule="auto"/>
            </w:pPr>
            <w:r>
              <w:t>instance: ATMController</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7823635" w14:textId="77777777" w:rsidR="00720EBA" w:rsidRDefault="00720EBA" w:rsidP="00720EBA">
            <w:pPr>
              <w:spacing w:line="261" w:lineRule="auto"/>
            </w:pPr>
            <w:r>
              <w:t xml:space="preserve">Hiện thực của lớp </w:t>
            </w:r>
            <w:r>
              <w:rPr>
                <w:i/>
              </w:rPr>
              <w:t>ATMController</w:t>
            </w:r>
            <w:r>
              <w:t xml:space="preserve">, được khởi tạo tại thời điểm gọi hàm </w:t>
            </w:r>
            <w:r>
              <w:rPr>
                <w:i/>
              </w:rPr>
              <w:t>getInstance()</w:t>
            </w:r>
            <w:r>
              <w:t xml:space="preserve"> lần đầu tiên và tồn tại suốt vòng đời</w:t>
            </w:r>
          </w:p>
        </w:tc>
      </w:tr>
      <w:tr w:rsidR="00720EBA" w14:paraId="724E9DAB" w14:textId="77777777" w:rsidTr="00D10784">
        <w:trPr>
          <w:trHeight w:val="530"/>
        </w:trPr>
        <w:tc>
          <w:tcPr>
            <w:tcW w:w="9636"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88CF2E3" w14:textId="77777777" w:rsidR="00720EBA" w:rsidRDefault="00720EBA" w:rsidP="00720EBA">
            <w:pPr>
              <w:spacing w:before="40" w:after="40" w:line="340" w:lineRule="auto"/>
              <w:rPr>
                <w:b/>
              </w:rPr>
            </w:pPr>
            <w:r>
              <w:rPr>
                <w:b/>
              </w:rPr>
              <w:t>Method</w:t>
            </w:r>
          </w:p>
        </w:tc>
      </w:tr>
      <w:tr w:rsidR="00720EBA" w14:paraId="58C4F14F" w14:textId="77777777" w:rsidTr="00D10784">
        <w:trPr>
          <w:trHeight w:val="770"/>
        </w:trPr>
        <w:tc>
          <w:tcPr>
            <w:tcW w:w="1266"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D039398" w14:textId="77777777" w:rsidR="00720EBA" w:rsidRDefault="00720EBA" w:rsidP="00720EBA">
            <w:r>
              <w:rPr>
                <w:noProof/>
              </w:rPr>
              <w:lastRenderedPageBreak/>
              <w:drawing>
                <wp:inline distT="114300" distB="114300" distL="114300" distR="114300" wp14:anchorId="4246E9B7" wp14:editId="3580F210">
                  <wp:extent cx="304800" cy="20955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D420C68" w14:textId="77777777" w:rsidR="00720EBA" w:rsidRDefault="00720EBA" w:rsidP="00720EBA">
            <w:pPr>
              <w:spacing w:line="261" w:lineRule="auto"/>
            </w:pPr>
            <w:r>
              <w:t>getInstance(): ATMController</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9E2B1A0" w14:textId="77777777" w:rsidR="00720EBA" w:rsidRDefault="00720EBA" w:rsidP="00720EBA">
            <w:pPr>
              <w:spacing w:line="261" w:lineRule="auto"/>
              <w:rPr>
                <w:i/>
              </w:rPr>
            </w:pPr>
            <w:r>
              <w:t xml:space="preserve">Trả về thuộc tính </w:t>
            </w:r>
            <w:r>
              <w:rPr>
                <w:i/>
              </w:rPr>
              <w:t xml:space="preserve">instance </w:t>
            </w:r>
            <w:r>
              <w:t xml:space="preserve">nếu đã tồn tại, nếu không khởi tạo </w:t>
            </w:r>
            <w:r>
              <w:rPr>
                <w:i/>
              </w:rPr>
              <w:t>instance</w:t>
            </w:r>
          </w:p>
        </w:tc>
      </w:tr>
      <w:tr w:rsidR="00720EBA" w14:paraId="34508AAC" w14:textId="77777777" w:rsidTr="00D10784">
        <w:trPr>
          <w:trHeight w:val="721"/>
        </w:trPr>
        <w:tc>
          <w:tcPr>
            <w:tcW w:w="1266"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66A47A8" w14:textId="77777777" w:rsidR="00720EBA" w:rsidRDefault="00720EBA" w:rsidP="00720EBA">
            <w:r>
              <w:rPr>
                <w:noProof/>
              </w:rPr>
              <w:drawing>
                <wp:inline distT="114300" distB="114300" distL="114300" distR="114300" wp14:anchorId="2ED32ED3" wp14:editId="76B8146A">
                  <wp:extent cx="304800" cy="209550"/>
                  <wp:effectExtent l="0" t="0" r="0" b="0"/>
                  <wp:docPr id="4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64BB759" w14:textId="77777777" w:rsidR="00720EBA" w:rsidRDefault="00720EBA" w:rsidP="00720EBA">
            <w:pPr>
              <w:spacing w:line="261" w:lineRule="auto"/>
            </w:pPr>
            <w:r>
              <w:t>getAllATMs(): ATM[]</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1C59778" w14:textId="77777777" w:rsidR="00720EBA" w:rsidRDefault="00720EBA" w:rsidP="00720EBA">
            <w:pPr>
              <w:spacing w:line="261" w:lineRule="auto"/>
            </w:pPr>
            <w:r>
              <w:t>Hàm trả về toàn bộ các đối tượng ATMs</w:t>
            </w:r>
          </w:p>
        </w:tc>
      </w:tr>
      <w:tr w:rsidR="00720EBA" w14:paraId="6DE90058" w14:textId="77777777" w:rsidTr="00D10784">
        <w:trPr>
          <w:trHeight w:val="676"/>
        </w:trPr>
        <w:tc>
          <w:tcPr>
            <w:tcW w:w="1266"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0E4A52E" w14:textId="77777777" w:rsidR="00720EBA" w:rsidRDefault="00720EBA" w:rsidP="00720EBA">
            <w:r>
              <w:rPr>
                <w:noProof/>
              </w:rPr>
              <w:drawing>
                <wp:inline distT="114300" distB="114300" distL="114300" distR="114300" wp14:anchorId="0EF41674" wp14:editId="450E2201">
                  <wp:extent cx="304800" cy="209550"/>
                  <wp:effectExtent l="0" t="0" r="0" b="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EA18E22" w14:textId="77777777" w:rsidR="00720EBA" w:rsidRDefault="00720EBA" w:rsidP="00720EBA">
            <w:pPr>
              <w:spacing w:line="261" w:lineRule="auto"/>
            </w:pPr>
            <w:r>
              <w:t>getATMByCode(atmCode): ATM</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6D67F94" w14:textId="77777777" w:rsidR="00720EBA" w:rsidRDefault="00720EBA" w:rsidP="00720EBA">
            <w:pPr>
              <w:spacing w:line="261" w:lineRule="auto"/>
            </w:pPr>
            <w:r>
              <w:t>Hàm lấy về đối tượng ATM theo mã ATM</w:t>
            </w:r>
          </w:p>
        </w:tc>
      </w:tr>
      <w:tr w:rsidR="00720EBA" w14:paraId="16E6CBE9" w14:textId="77777777" w:rsidTr="00D10784">
        <w:trPr>
          <w:trHeight w:val="676"/>
        </w:trPr>
        <w:tc>
          <w:tcPr>
            <w:tcW w:w="1266"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EBF16EC" w14:textId="77777777" w:rsidR="00720EBA" w:rsidRDefault="00720EBA" w:rsidP="00720EBA">
            <w:r>
              <w:rPr>
                <w:noProof/>
              </w:rPr>
              <w:drawing>
                <wp:inline distT="114300" distB="114300" distL="114300" distR="114300" wp14:anchorId="4A3B4D3D" wp14:editId="600F04EF">
                  <wp:extent cx="304800" cy="209550"/>
                  <wp:effectExtent l="0" t="0" r="0" b="0"/>
                  <wp:docPr id="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3DF2564" w14:textId="77777777" w:rsidR="00720EBA" w:rsidRDefault="00720EBA" w:rsidP="00720EBA">
            <w:pPr>
              <w:spacing w:line="261" w:lineRule="auto"/>
            </w:pPr>
            <w:r>
              <w:t>addATM(atm): void</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2AA3602" w14:textId="77777777" w:rsidR="00720EBA" w:rsidRDefault="00720EBA" w:rsidP="00720EBA">
            <w:pPr>
              <w:spacing w:line="261" w:lineRule="auto"/>
            </w:pPr>
            <w:r>
              <w:t>Thêm mới một đối tượng ATM vào CSDL</w:t>
            </w:r>
          </w:p>
        </w:tc>
      </w:tr>
      <w:tr w:rsidR="00720EBA" w14:paraId="2803923D" w14:textId="77777777" w:rsidTr="00D10784">
        <w:trPr>
          <w:trHeight w:val="676"/>
        </w:trPr>
        <w:tc>
          <w:tcPr>
            <w:tcW w:w="1266"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F2973AD" w14:textId="77777777" w:rsidR="00720EBA" w:rsidRDefault="00720EBA" w:rsidP="00720EBA">
            <w:r>
              <w:rPr>
                <w:noProof/>
              </w:rPr>
              <w:drawing>
                <wp:inline distT="114300" distB="114300" distL="114300" distR="114300" wp14:anchorId="3B3D349E" wp14:editId="36186B8A">
                  <wp:extent cx="304800" cy="20955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4477901" w14:textId="77777777" w:rsidR="00720EBA" w:rsidRDefault="00720EBA" w:rsidP="00720EBA">
            <w:pPr>
              <w:spacing w:line="261" w:lineRule="auto"/>
            </w:pPr>
            <w:r>
              <w:t>updateATM(atm): void</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4FA0E4E" w14:textId="77777777" w:rsidR="00720EBA" w:rsidRDefault="00720EBA" w:rsidP="00720EBA">
            <w:pPr>
              <w:spacing w:line="261" w:lineRule="auto"/>
            </w:pPr>
            <w:r>
              <w:t>Cập nhật thông tin đối tượng ATM vào CSDL</w:t>
            </w:r>
          </w:p>
        </w:tc>
      </w:tr>
      <w:tr w:rsidR="00720EBA" w14:paraId="43FFB3CE" w14:textId="77777777" w:rsidTr="00D10784">
        <w:trPr>
          <w:trHeight w:val="676"/>
        </w:trPr>
        <w:tc>
          <w:tcPr>
            <w:tcW w:w="1266"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C0E0813" w14:textId="77777777" w:rsidR="00720EBA" w:rsidRDefault="00720EBA" w:rsidP="00720EBA">
            <w:r>
              <w:rPr>
                <w:noProof/>
              </w:rPr>
              <w:drawing>
                <wp:inline distT="114300" distB="114300" distL="114300" distR="114300" wp14:anchorId="61E25450" wp14:editId="42C97055">
                  <wp:extent cx="304800" cy="209550"/>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158998B" w14:textId="77777777" w:rsidR="00720EBA" w:rsidRDefault="00720EBA" w:rsidP="00720EBA">
            <w:pPr>
              <w:spacing w:line="261" w:lineRule="auto"/>
            </w:pPr>
            <w:r>
              <w:t>deleteATM(atmCode): void</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sdt>
            <w:sdtPr>
              <w:tag w:val="goog_rdk_1"/>
              <w:id w:val="-1372537631"/>
            </w:sdtPr>
            <w:sdtEndPr/>
            <w:sdtContent>
              <w:p w14:paraId="2F073EC4" w14:textId="77777777" w:rsidR="00720EBA" w:rsidRPr="00720EBA" w:rsidRDefault="00720EBA" w:rsidP="00720EBA">
                <w:pPr>
                  <w:spacing w:line="261" w:lineRule="auto"/>
                  <w:rPr>
                    <w:i/>
                  </w:rPr>
                </w:pPr>
                <w:r>
                  <w:t xml:space="preserve">Xoá một ATM từ CSDL có  mã ATM trùng với tham số </w:t>
                </w:r>
                <w:sdt>
                  <w:sdtPr>
                    <w:tag w:val="goog_rdk_0"/>
                    <w:id w:val="169070103"/>
                  </w:sdtPr>
                  <w:sdtEndPr/>
                  <w:sdtContent>
                    <w:r w:rsidRPr="00720EBA">
                      <w:rPr>
                        <w:i/>
                      </w:rPr>
                      <w:t>atmCode</w:t>
                    </w:r>
                  </w:sdtContent>
                </w:sdt>
              </w:p>
            </w:sdtContent>
          </w:sdt>
        </w:tc>
      </w:tr>
      <w:tr w:rsidR="00720EBA" w14:paraId="169E8255" w14:textId="77777777" w:rsidTr="00D10784">
        <w:trPr>
          <w:trHeight w:val="676"/>
        </w:trPr>
        <w:tc>
          <w:tcPr>
            <w:tcW w:w="1266"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3A1AE11" w14:textId="77777777" w:rsidR="00720EBA" w:rsidRDefault="00720EBA" w:rsidP="00720EBA">
            <w:r>
              <w:rPr>
                <w:noProof/>
              </w:rPr>
              <w:drawing>
                <wp:inline distT="114300" distB="114300" distL="114300" distR="114300" wp14:anchorId="44E73C9A" wp14:editId="760CC3F9">
                  <wp:extent cx="304800" cy="209550"/>
                  <wp:effectExtent l="0" t="0" r="0" b="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C9F9FEA" w14:textId="77777777" w:rsidR="00720EBA" w:rsidRDefault="00720EBA" w:rsidP="00720EBA">
            <w:pPr>
              <w:spacing w:line="261" w:lineRule="auto"/>
            </w:pPr>
            <w:r>
              <w:t>search(text): ATM[]</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2C69067" w14:textId="77777777" w:rsidR="00720EBA" w:rsidRDefault="00720EBA" w:rsidP="00720EBA">
            <w:pPr>
              <w:spacing w:line="261" w:lineRule="auto"/>
            </w:pPr>
            <w:r>
              <w:t>Tìm kiếm và trả về các ATMs theo chuỗi truy vấn</w:t>
            </w:r>
          </w:p>
        </w:tc>
      </w:tr>
    </w:tbl>
    <w:p w14:paraId="59FAB239" w14:textId="77777777" w:rsidR="00720EBA" w:rsidRDefault="00720EBA" w:rsidP="00720EBA">
      <w:pPr>
        <w:pStyle w:val="Heading3"/>
        <w:keepLines w:val="0"/>
        <w:numPr>
          <w:ilvl w:val="2"/>
          <w:numId w:val="0"/>
        </w:numPr>
        <w:tabs>
          <w:tab w:val="left" w:pos="0"/>
          <w:tab w:val="left" w:pos="576"/>
          <w:tab w:val="left" w:pos="720"/>
        </w:tabs>
        <w:spacing w:before="240" w:after="60" w:line="288" w:lineRule="auto"/>
        <w:ind w:left="2160" w:hanging="360"/>
      </w:pPr>
      <w:bookmarkStart w:id="31" w:name="_heading=h.sl3oxdiee820" w:colFirst="0" w:colLast="0"/>
      <w:bookmarkStart w:id="32" w:name="_Toc60976035"/>
      <w:bookmarkEnd w:id="31"/>
      <w:r>
        <w:t>DataProc</w:t>
      </w:r>
      <w:bookmarkEnd w:id="32"/>
    </w:p>
    <w:tbl>
      <w:tblPr>
        <w:tblW w:w="9074" w:type="dxa"/>
        <w:tblBorders>
          <w:top w:val="nil"/>
          <w:left w:val="nil"/>
          <w:bottom w:val="nil"/>
          <w:right w:val="nil"/>
          <w:insideH w:val="nil"/>
          <w:insideV w:val="nil"/>
        </w:tblBorders>
        <w:tblLayout w:type="fixed"/>
        <w:tblLook w:val="0600" w:firstRow="0" w:lastRow="0" w:firstColumn="0" w:lastColumn="0" w:noHBand="1" w:noVBand="1"/>
      </w:tblPr>
      <w:tblGrid>
        <w:gridCol w:w="704"/>
        <w:gridCol w:w="2730"/>
        <w:gridCol w:w="5640"/>
      </w:tblGrid>
      <w:tr w:rsidR="00720EBA" w14:paraId="32E8891B" w14:textId="77777777" w:rsidTr="00720EBA">
        <w:trPr>
          <w:trHeight w:val="530"/>
        </w:trPr>
        <w:tc>
          <w:tcPr>
            <w:tcW w:w="3434" w:type="dxa"/>
            <w:gridSpan w:val="2"/>
            <w:tcBorders>
              <w:top w:val="single" w:sz="8" w:space="0" w:color="000000"/>
              <w:left w:val="single" w:sz="8" w:space="0" w:color="000000"/>
              <w:bottom w:val="single" w:sz="8" w:space="0" w:color="000000"/>
              <w:right w:val="single" w:sz="8" w:space="0" w:color="000000"/>
            </w:tcBorders>
            <w:shd w:val="clear" w:color="auto" w:fill="000080"/>
            <w:tcMar>
              <w:top w:w="100" w:type="dxa"/>
              <w:left w:w="100" w:type="dxa"/>
              <w:bottom w:w="100" w:type="dxa"/>
              <w:right w:w="100" w:type="dxa"/>
            </w:tcMar>
          </w:tcPr>
          <w:p w14:paraId="01942029" w14:textId="77777777" w:rsidR="00720EBA" w:rsidRDefault="00720EBA" w:rsidP="00720EBA">
            <w:pPr>
              <w:spacing w:before="40" w:after="40" w:line="340" w:lineRule="auto"/>
              <w:rPr>
                <w:b/>
                <w:i/>
                <w:color w:val="FFFFFF"/>
              </w:rPr>
            </w:pPr>
            <w:r>
              <w:rPr>
                <w:b/>
                <w:i/>
                <w:color w:val="FFFFFF"/>
              </w:rPr>
              <w:t>Name</w:t>
            </w:r>
          </w:p>
        </w:tc>
        <w:tc>
          <w:tcPr>
            <w:tcW w:w="5640" w:type="dxa"/>
            <w:tcBorders>
              <w:top w:val="single" w:sz="8" w:space="0" w:color="000000"/>
              <w:left w:val="nil"/>
              <w:bottom w:val="single" w:sz="8" w:space="0" w:color="000000"/>
              <w:right w:val="single" w:sz="8" w:space="0" w:color="000000"/>
            </w:tcBorders>
            <w:shd w:val="clear" w:color="auto" w:fill="000080"/>
            <w:tcMar>
              <w:top w:w="100" w:type="dxa"/>
              <w:left w:w="100" w:type="dxa"/>
              <w:bottom w:w="100" w:type="dxa"/>
              <w:right w:w="100" w:type="dxa"/>
            </w:tcMar>
          </w:tcPr>
          <w:p w14:paraId="2AA26424" w14:textId="77777777" w:rsidR="00720EBA" w:rsidRDefault="00720EBA" w:rsidP="00720EBA">
            <w:pPr>
              <w:spacing w:before="40" w:after="40" w:line="340" w:lineRule="auto"/>
              <w:rPr>
                <w:b/>
                <w:i/>
                <w:color w:val="FFFFFF"/>
              </w:rPr>
            </w:pPr>
            <w:r>
              <w:rPr>
                <w:b/>
                <w:i/>
                <w:color w:val="FFFFFF"/>
              </w:rPr>
              <w:t>Description</w:t>
            </w:r>
          </w:p>
        </w:tc>
      </w:tr>
      <w:tr w:rsidR="00720EBA" w14:paraId="4AED72DB" w14:textId="77777777" w:rsidTr="00720EBA">
        <w:trPr>
          <w:trHeight w:val="530"/>
        </w:trPr>
        <w:tc>
          <w:tcPr>
            <w:tcW w:w="9074"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DE08F7D" w14:textId="77777777" w:rsidR="00720EBA" w:rsidRDefault="00720EBA" w:rsidP="00720EBA">
            <w:pPr>
              <w:spacing w:before="40" w:after="40" w:line="340" w:lineRule="auto"/>
              <w:rPr>
                <w:b/>
              </w:rPr>
            </w:pPr>
            <w:r>
              <w:rPr>
                <w:b/>
              </w:rPr>
              <w:t>Properties</w:t>
            </w:r>
          </w:p>
        </w:tc>
      </w:tr>
      <w:tr w:rsidR="00720EBA" w14:paraId="7424AF60" w14:textId="77777777" w:rsidTr="00720EBA">
        <w:trPr>
          <w:trHeight w:val="530"/>
        </w:trPr>
        <w:tc>
          <w:tcPr>
            <w:tcW w:w="9074"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25C25D9" w14:textId="77777777" w:rsidR="00720EBA" w:rsidRDefault="00720EBA" w:rsidP="00720EBA">
            <w:pPr>
              <w:spacing w:before="40" w:after="40" w:line="340" w:lineRule="auto"/>
              <w:rPr>
                <w:b/>
              </w:rPr>
            </w:pPr>
            <w:r>
              <w:rPr>
                <w:b/>
              </w:rPr>
              <w:t>Method</w:t>
            </w:r>
          </w:p>
        </w:tc>
      </w:tr>
      <w:tr w:rsidR="00720EBA" w14:paraId="72EBDFF8" w14:textId="77777777" w:rsidTr="00720EBA">
        <w:trPr>
          <w:trHeight w:val="770"/>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E68E2E5" w14:textId="77777777" w:rsidR="00720EBA" w:rsidRDefault="00720EBA" w:rsidP="00720EBA">
            <w:r>
              <w:rPr>
                <w:noProof/>
              </w:rPr>
              <w:drawing>
                <wp:inline distT="114300" distB="114300" distL="114300" distR="114300" wp14:anchorId="62C7141A" wp14:editId="0A5B11F9">
                  <wp:extent cx="304800" cy="20955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8D5501E" w14:textId="77777777" w:rsidR="00720EBA" w:rsidRDefault="00720EBA" w:rsidP="00720EBA">
            <w:pPr>
              <w:spacing w:line="261" w:lineRule="auto"/>
            </w:pPr>
            <w:r>
              <w:t>preprocessing(data): any</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A6F8271" w14:textId="77777777" w:rsidR="00720EBA" w:rsidRDefault="00720EBA" w:rsidP="00720EBA">
            <w:pPr>
              <w:spacing w:line="261" w:lineRule="auto"/>
            </w:pPr>
            <w:r>
              <w:t xml:space="preserve">Hàm tiền xử lý dữ liệu giao dịch </w:t>
            </w:r>
          </w:p>
        </w:tc>
      </w:tr>
      <w:tr w:rsidR="00720EBA" w14:paraId="05E45CE4" w14:textId="77777777" w:rsidTr="00720EBA">
        <w:trPr>
          <w:trHeight w:val="721"/>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DFC32C4" w14:textId="77777777" w:rsidR="00720EBA" w:rsidRDefault="00720EBA" w:rsidP="00720EBA">
            <w:r>
              <w:rPr>
                <w:noProof/>
              </w:rPr>
              <w:drawing>
                <wp:inline distT="114300" distB="114300" distL="114300" distR="114300" wp14:anchorId="62CD3FD7" wp14:editId="771718C2">
                  <wp:extent cx="304800" cy="209550"/>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F3464D7" w14:textId="77777777" w:rsidR="00720EBA" w:rsidRDefault="00720EBA" w:rsidP="00720EBA">
            <w:pPr>
              <w:spacing w:line="261" w:lineRule="auto"/>
            </w:pPr>
            <w:r>
              <w:t>createMultipleTimeSeries(data): any</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80D6B91" w14:textId="77777777" w:rsidR="00720EBA" w:rsidRDefault="00720EBA" w:rsidP="00720EBA">
            <w:pPr>
              <w:spacing w:line="261" w:lineRule="auto"/>
            </w:pPr>
            <w:r>
              <w:t>Tạo nhiều chuỗi thời gian từ dữ liệu giao dịch. (Các chuỗi dữ liệu giao dịch của các thứ trong tuần, ngày trong tháng v.v..)</w:t>
            </w:r>
          </w:p>
        </w:tc>
      </w:tr>
      <w:tr w:rsidR="00720EBA" w14:paraId="1B12A808" w14:textId="77777777" w:rsidTr="00720EBA">
        <w:trPr>
          <w:trHeight w:val="67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4CC47AF" w14:textId="77777777" w:rsidR="00720EBA" w:rsidRDefault="00720EBA" w:rsidP="00720EBA">
            <w:r>
              <w:rPr>
                <w:noProof/>
              </w:rPr>
              <w:drawing>
                <wp:inline distT="114300" distB="114300" distL="114300" distR="114300" wp14:anchorId="4C1DBBC5" wp14:editId="2BB9409F">
                  <wp:extent cx="304800" cy="209550"/>
                  <wp:effectExtent l="0" t="0" r="0" b="0"/>
                  <wp:docPr id="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BE6C889" w14:textId="77777777" w:rsidR="00720EBA" w:rsidRDefault="00720EBA" w:rsidP="00720EBA">
            <w:pPr>
              <w:spacing w:line="261" w:lineRule="auto"/>
            </w:pPr>
            <w:r>
              <w:t>trainTestSplit(data, test_ratio): any</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FA7FFF1" w14:textId="77777777" w:rsidR="00720EBA" w:rsidRDefault="00720EBA" w:rsidP="00720EBA">
            <w:pPr>
              <w:spacing w:line="261" w:lineRule="auto"/>
            </w:pPr>
            <w:r>
              <w:t>Phân tách dữ liệu thành tập train và tập test</w:t>
            </w:r>
          </w:p>
        </w:tc>
      </w:tr>
    </w:tbl>
    <w:p w14:paraId="35C4E88A" w14:textId="77777777" w:rsidR="00720EBA" w:rsidRDefault="00720EBA" w:rsidP="00720EBA">
      <w:pPr>
        <w:pStyle w:val="Heading3"/>
        <w:keepLines w:val="0"/>
        <w:numPr>
          <w:ilvl w:val="2"/>
          <w:numId w:val="0"/>
        </w:numPr>
        <w:tabs>
          <w:tab w:val="left" w:pos="0"/>
          <w:tab w:val="left" w:pos="576"/>
          <w:tab w:val="left" w:pos="720"/>
        </w:tabs>
        <w:spacing w:before="240" w:after="60" w:line="288" w:lineRule="auto"/>
        <w:ind w:left="2160" w:hanging="360"/>
      </w:pPr>
      <w:bookmarkStart w:id="33" w:name="_heading=h.kj9ncd1ai18r" w:colFirst="0" w:colLast="0"/>
      <w:bookmarkStart w:id="34" w:name="_Toc60976036"/>
      <w:bookmarkEnd w:id="33"/>
      <w:r>
        <w:t>TPBAMSRepository</w:t>
      </w:r>
      <w:bookmarkEnd w:id="34"/>
    </w:p>
    <w:tbl>
      <w:tblPr>
        <w:tblW w:w="9074" w:type="dxa"/>
        <w:tblBorders>
          <w:top w:val="nil"/>
          <w:left w:val="nil"/>
          <w:bottom w:val="nil"/>
          <w:right w:val="nil"/>
          <w:insideH w:val="nil"/>
          <w:insideV w:val="nil"/>
        </w:tblBorders>
        <w:tblLayout w:type="fixed"/>
        <w:tblLook w:val="0600" w:firstRow="0" w:lastRow="0" w:firstColumn="0" w:lastColumn="0" w:noHBand="1" w:noVBand="1"/>
      </w:tblPr>
      <w:tblGrid>
        <w:gridCol w:w="704"/>
        <w:gridCol w:w="2730"/>
        <w:gridCol w:w="5640"/>
      </w:tblGrid>
      <w:tr w:rsidR="00720EBA" w14:paraId="4EC803B3" w14:textId="77777777" w:rsidTr="00720EBA">
        <w:trPr>
          <w:trHeight w:val="530"/>
        </w:trPr>
        <w:tc>
          <w:tcPr>
            <w:tcW w:w="3434" w:type="dxa"/>
            <w:gridSpan w:val="2"/>
            <w:tcBorders>
              <w:top w:val="single" w:sz="8" w:space="0" w:color="000000"/>
              <w:left w:val="single" w:sz="8" w:space="0" w:color="000000"/>
              <w:bottom w:val="single" w:sz="8" w:space="0" w:color="000000"/>
              <w:right w:val="single" w:sz="8" w:space="0" w:color="000000"/>
            </w:tcBorders>
            <w:shd w:val="clear" w:color="auto" w:fill="000080"/>
            <w:tcMar>
              <w:top w:w="100" w:type="dxa"/>
              <w:left w:w="100" w:type="dxa"/>
              <w:bottom w:w="100" w:type="dxa"/>
              <w:right w:w="100" w:type="dxa"/>
            </w:tcMar>
          </w:tcPr>
          <w:p w14:paraId="5E19C15C" w14:textId="77777777" w:rsidR="00720EBA" w:rsidRDefault="00720EBA" w:rsidP="00720EBA">
            <w:pPr>
              <w:spacing w:before="40" w:after="40" w:line="340" w:lineRule="auto"/>
              <w:rPr>
                <w:b/>
                <w:i/>
                <w:color w:val="FFFFFF"/>
              </w:rPr>
            </w:pPr>
            <w:r>
              <w:rPr>
                <w:b/>
                <w:i/>
                <w:color w:val="FFFFFF"/>
              </w:rPr>
              <w:t>Name</w:t>
            </w:r>
          </w:p>
        </w:tc>
        <w:tc>
          <w:tcPr>
            <w:tcW w:w="5640" w:type="dxa"/>
            <w:tcBorders>
              <w:top w:val="single" w:sz="8" w:space="0" w:color="000000"/>
              <w:left w:val="nil"/>
              <w:bottom w:val="single" w:sz="8" w:space="0" w:color="000000"/>
              <w:right w:val="single" w:sz="8" w:space="0" w:color="000000"/>
            </w:tcBorders>
            <w:shd w:val="clear" w:color="auto" w:fill="000080"/>
            <w:tcMar>
              <w:top w:w="100" w:type="dxa"/>
              <w:left w:w="100" w:type="dxa"/>
              <w:bottom w:w="100" w:type="dxa"/>
              <w:right w:w="100" w:type="dxa"/>
            </w:tcMar>
          </w:tcPr>
          <w:p w14:paraId="1D1BCE5A" w14:textId="77777777" w:rsidR="00720EBA" w:rsidRDefault="00720EBA" w:rsidP="00720EBA">
            <w:pPr>
              <w:spacing w:before="40" w:after="40" w:line="340" w:lineRule="auto"/>
              <w:rPr>
                <w:b/>
                <w:i/>
                <w:color w:val="FFFFFF"/>
              </w:rPr>
            </w:pPr>
            <w:r>
              <w:rPr>
                <w:b/>
                <w:i/>
                <w:color w:val="FFFFFF"/>
              </w:rPr>
              <w:t>Description</w:t>
            </w:r>
          </w:p>
        </w:tc>
      </w:tr>
      <w:tr w:rsidR="00720EBA" w14:paraId="1D303B08" w14:textId="77777777" w:rsidTr="00720EBA">
        <w:trPr>
          <w:trHeight w:val="530"/>
        </w:trPr>
        <w:tc>
          <w:tcPr>
            <w:tcW w:w="9074"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A42BBEC" w14:textId="77777777" w:rsidR="00720EBA" w:rsidRDefault="00720EBA" w:rsidP="00720EBA">
            <w:pPr>
              <w:spacing w:before="40" w:after="40" w:line="340" w:lineRule="auto"/>
              <w:rPr>
                <w:b/>
              </w:rPr>
            </w:pPr>
            <w:r>
              <w:rPr>
                <w:b/>
              </w:rPr>
              <w:lastRenderedPageBreak/>
              <w:t>Properties</w:t>
            </w:r>
          </w:p>
        </w:tc>
      </w:tr>
      <w:tr w:rsidR="00720EBA" w14:paraId="498E9D72" w14:textId="77777777" w:rsidTr="00720EBA">
        <w:trPr>
          <w:trHeight w:val="88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E5563C4" w14:textId="77777777" w:rsidR="00720EBA" w:rsidRDefault="00720EBA" w:rsidP="00720EBA">
            <w:r>
              <w:rPr>
                <w:noProof/>
              </w:rPr>
              <w:drawing>
                <wp:inline distT="114300" distB="114300" distL="114300" distR="114300" wp14:anchorId="7CF0D53F" wp14:editId="3E31C8A6">
                  <wp:extent cx="314325" cy="292100"/>
                  <wp:effectExtent l="0" t="0" r="0" b="0"/>
                  <wp:docPr id="5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14325" cy="29210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CE14972" w14:textId="77777777" w:rsidR="00720EBA" w:rsidRDefault="00720EBA" w:rsidP="00720EBA">
            <w:pPr>
              <w:spacing w:line="261" w:lineRule="auto"/>
            </w:pPr>
            <w:r>
              <w:t>instance: TPBAMSRepository</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9CB5BD4" w14:textId="77777777" w:rsidR="00720EBA" w:rsidRDefault="00720EBA" w:rsidP="00720EBA">
            <w:pPr>
              <w:spacing w:line="261" w:lineRule="auto"/>
            </w:pPr>
            <w:r>
              <w:t xml:space="preserve">Hiện thực của lớp </w:t>
            </w:r>
            <w:r>
              <w:rPr>
                <w:i/>
              </w:rPr>
              <w:t>TPBAMSRepository</w:t>
            </w:r>
            <w:r>
              <w:t xml:space="preserve">, khởi tạo tại thời điểm hàm </w:t>
            </w:r>
            <w:r>
              <w:rPr>
                <w:i/>
              </w:rPr>
              <w:t>getInstance</w:t>
            </w:r>
            <w:r>
              <w:t>() được gọi lần đầu và tồn tại suốt vòng đời hệ thống</w:t>
            </w:r>
          </w:p>
        </w:tc>
      </w:tr>
      <w:tr w:rsidR="00720EBA" w14:paraId="145E26C5" w14:textId="77777777" w:rsidTr="00720EBA">
        <w:trPr>
          <w:trHeight w:val="530"/>
        </w:trPr>
        <w:tc>
          <w:tcPr>
            <w:tcW w:w="9074"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F3AF88D" w14:textId="77777777" w:rsidR="00720EBA" w:rsidRDefault="00720EBA" w:rsidP="00720EBA">
            <w:pPr>
              <w:spacing w:before="40" w:after="40" w:line="340" w:lineRule="auto"/>
              <w:rPr>
                <w:b/>
              </w:rPr>
            </w:pPr>
            <w:r>
              <w:rPr>
                <w:b/>
              </w:rPr>
              <w:t>Method</w:t>
            </w:r>
          </w:p>
        </w:tc>
      </w:tr>
      <w:tr w:rsidR="00720EBA" w14:paraId="5AA8F0F4" w14:textId="77777777" w:rsidTr="00720EBA">
        <w:trPr>
          <w:trHeight w:val="770"/>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B021C9E" w14:textId="77777777" w:rsidR="00720EBA" w:rsidRDefault="00720EBA" w:rsidP="00720EBA">
            <w:r>
              <w:rPr>
                <w:noProof/>
              </w:rPr>
              <w:drawing>
                <wp:inline distT="114300" distB="114300" distL="114300" distR="114300" wp14:anchorId="16EB5E66" wp14:editId="5E913D94">
                  <wp:extent cx="304800" cy="209550"/>
                  <wp:effectExtent l="0" t="0" r="0" b="0"/>
                  <wp:docPr id="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B10DD6D" w14:textId="77777777" w:rsidR="00720EBA" w:rsidRDefault="00720EBA" w:rsidP="00720EBA">
            <w:pPr>
              <w:spacing w:line="261" w:lineRule="auto"/>
            </w:pPr>
            <w:r>
              <w:t>getInstance(): TPBAMSRepository</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10B542B" w14:textId="77777777" w:rsidR="00720EBA" w:rsidRDefault="00720EBA" w:rsidP="00720EBA">
            <w:pPr>
              <w:spacing w:line="261" w:lineRule="auto"/>
              <w:rPr>
                <w:i/>
              </w:rPr>
            </w:pPr>
            <w:r>
              <w:t xml:space="preserve">Khởi tạo </w:t>
            </w:r>
            <w:r>
              <w:rPr>
                <w:i/>
              </w:rPr>
              <w:t>instance</w:t>
            </w:r>
            <w:r>
              <w:t xml:space="preserve"> nếu chưa tồn tại, trả về đối tượng </w:t>
            </w:r>
            <w:r>
              <w:rPr>
                <w:i/>
              </w:rPr>
              <w:t>instance</w:t>
            </w:r>
          </w:p>
        </w:tc>
      </w:tr>
      <w:tr w:rsidR="00720EBA" w14:paraId="62CED661" w14:textId="77777777" w:rsidTr="00720EBA">
        <w:trPr>
          <w:trHeight w:val="721"/>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E3099E2" w14:textId="77777777" w:rsidR="00720EBA" w:rsidRDefault="00720EBA" w:rsidP="00720EBA">
            <w:r>
              <w:rPr>
                <w:noProof/>
              </w:rPr>
              <w:drawing>
                <wp:inline distT="114300" distB="114300" distL="114300" distR="114300" wp14:anchorId="04F43E65" wp14:editId="290A6430">
                  <wp:extent cx="304800" cy="209550"/>
                  <wp:effectExtent l="0" t="0" r="0" b="0"/>
                  <wp:docPr id="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98C3364" w14:textId="77777777" w:rsidR="00720EBA" w:rsidRDefault="00720EBA" w:rsidP="00720EBA">
            <w:pPr>
              <w:spacing w:line="261" w:lineRule="auto"/>
            </w:pPr>
            <w:r>
              <w:t>get(entity_name, offset, limit, sort_by, sort_direction, selectors)</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29C5753" w14:textId="77777777" w:rsidR="00720EBA" w:rsidRDefault="00720EBA" w:rsidP="00720EBA">
            <w:pPr>
              <w:spacing w:line="261" w:lineRule="auto"/>
              <w:rPr>
                <w:i/>
              </w:rPr>
            </w:pPr>
            <w:r>
              <w:t xml:space="preserve">Lấy về danh sách các thực thể từ CSDL có kiểu là </w:t>
            </w:r>
            <w:r>
              <w:rPr>
                <w:i/>
              </w:rPr>
              <w:t>entity_name</w:t>
            </w:r>
            <w:r>
              <w:t xml:space="preserve">, theo điều kiện lọc </w:t>
            </w:r>
            <w:r>
              <w:rPr>
                <w:i/>
              </w:rPr>
              <w:t>selectors</w:t>
            </w:r>
          </w:p>
        </w:tc>
      </w:tr>
      <w:tr w:rsidR="00720EBA" w14:paraId="6B9B672F" w14:textId="77777777" w:rsidTr="00720EBA">
        <w:trPr>
          <w:trHeight w:val="67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4032F2A" w14:textId="77777777" w:rsidR="00720EBA" w:rsidRDefault="00720EBA" w:rsidP="00720EBA">
            <w:r>
              <w:rPr>
                <w:noProof/>
              </w:rPr>
              <w:drawing>
                <wp:inline distT="114300" distB="114300" distL="114300" distR="114300" wp14:anchorId="0EB24175" wp14:editId="6785EBEF">
                  <wp:extent cx="304800" cy="2095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935359F" w14:textId="77777777" w:rsidR="00720EBA" w:rsidRDefault="00720EBA" w:rsidP="00720EBA">
            <w:pPr>
              <w:spacing w:line="261" w:lineRule="auto"/>
            </w:pPr>
            <w:r>
              <w:t>getOne(entity_name, code)</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9570D06" w14:textId="77777777" w:rsidR="00720EBA" w:rsidRDefault="00720EBA" w:rsidP="00720EBA">
            <w:pPr>
              <w:spacing w:line="261" w:lineRule="auto"/>
              <w:rPr>
                <w:i/>
              </w:rPr>
            </w:pPr>
            <w:r>
              <w:t xml:space="preserve">Lấy về một thực thể có kiểu là </w:t>
            </w:r>
            <w:r>
              <w:rPr>
                <w:i/>
              </w:rPr>
              <w:t>entity_name</w:t>
            </w:r>
            <w:r>
              <w:t xml:space="preserve">, có mã là </w:t>
            </w:r>
            <w:r>
              <w:rPr>
                <w:i/>
              </w:rPr>
              <w:t>code</w:t>
            </w:r>
          </w:p>
        </w:tc>
      </w:tr>
      <w:tr w:rsidR="00720EBA" w14:paraId="798AE51B" w14:textId="77777777" w:rsidTr="00720EBA">
        <w:trPr>
          <w:trHeight w:val="67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3D26545" w14:textId="77777777" w:rsidR="00720EBA" w:rsidRDefault="00720EBA" w:rsidP="00720EBA">
            <w:r>
              <w:rPr>
                <w:noProof/>
              </w:rPr>
              <w:drawing>
                <wp:inline distT="114300" distB="114300" distL="114300" distR="114300" wp14:anchorId="17B92624" wp14:editId="34F8DF49">
                  <wp:extent cx="304800" cy="20955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983D0D2" w14:textId="77777777" w:rsidR="00720EBA" w:rsidRDefault="00720EBA" w:rsidP="00720EBA">
            <w:pPr>
              <w:spacing w:line="261" w:lineRule="auto"/>
            </w:pPr>
            <w:r>
              <w:t>put(entity_name, values): void</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0EEF070" w14:textId="77777777" w:rsidR="00720EBA" w:rsidRDefault="00720EBA" w:rsidP="00720EBA">
            <w:pPr>
              <w:spacing w:line="261" w:lineRule="auto"/>
            </w:pPr>
            <w:r>
              <w:t>Thêm mới hoặc cập nhật nếu đã tồn tại một thực thể vào CSDL</w:t>
            </w:r>
          </w:p>
        </w:tc>
      </w:tr>
      <w:tr w:rsidR="00720EBA" w14:paraId="3A1BF735" w14:textId="77777777" w:rsidTr="00720EBA">
        <w:trPr>
          <w:trHeight w:val="67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08436A4" w14:textId="77777777" w:rsidR="00720EBA" w:rsidRDefault="00720EBA" w:rsidP="00720EBA">
            <w:r>
              <w:rPr>
                <w:noProof/>
              </w:rPr>
              <w:drawing>
                <wp:inline distT="114300" distB="114300" distL="114300" distR="114300" wp14:anchorId="4A9AD3CD" wp14:editId="30BC48F9">
                  <wp:extent cx="304800" cy="209550"/>
                  <wp:effectExtent l="0" t="0" r="0" b="0"/>
                  <wp:docPr id="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B3118E7" w14:textId="77777777" w:rsidR="00720EBA" w:rsidRDefault="00720EBA" w:rsidP="00720EBA">
            <w:pPr>
              <w:spacing w:line="261" w:lineRule="auto"/>
            </w:pPr>
            <w:r>
              <w:t>count(entity_name, offset, limit, selectors): integer</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5954244" w14:textId="77777777" w:rsidR="00720EBA" w:rsidRDefault="00720EBA" w:rsidP="00720EBA">
            <w:pPr>
              <w:spacing w:line="261" w:lineRule="auto"/>
              <w:rPr>
                <w:i/>
              </w:rPr>
            </w:pPr>
            <w:r>
              <w:t xml:space="preserve">Lấy về số lượng thực thể theo điều kiện lọc </w:t>
            </w:r>
            <w:r>
              <w:rPr>
                <w:i/>
              </w:rPr>
              <w:t>selectors</w:t>
            </w:r>
          </w:p>
        </w:tc>
      </w:tr>
      <w:tr w:rsidR="00720EBA" w14:paraId="1A123180" w14:textId="77777777" w:rsidTr="00720EBA">
        <w:trPr>
          <w:trHeight w:val="67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DE77130" w14:textId="77777777" w:rsidR="00720EBA" w:rsidRDefault="00720EBA" w:rsidP="00720EBA">
            <w:r>
              <w:rPr>
                <w:noProof/>
              </w:rPr>
              <w:drawing>
                <wp:inline distT="114300" distB="114300" distL="114300" distR="114300" wp14:anchorId="424848B5" wp14:editId="6A1A0FD5">
                  <wp:extent cx="304800" cy="2095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2EE1C7A" w14:textId="77777777" w:rsidR="00720EBA" w:rsidRDefault="00720EBA" w:rsidP="00720EBA">
            <w:pPr>
              <w:spacing w:line="261" w:lineRule="auto"/>
            </w:pPr>
            <w:r>
              <w:t>delete(entity_name, code): void</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3C72639" w14:textId="77777777" w:rsidR="00720EBA" w:rsidRDefault="00720EBA" w:rsidP="00720EBA">
            <w:pPr>
              <w:spacing w:line="261" w:lineRule="auto"/>
              <w:rPr>
                <w:i/>
              </w:rPr>
            </w:pPr>
            <w:r>
              <w:t xml:space="preserve">Xoá một thực thể khỏi CSDL có mã là </w:t>
            </w:r>
            <w:r>
              <w:rPr>
                <w:i/>
              </w:rPr>
              <w:t>code</w:t>
            </w:r>
          </w:p>
        </w:tc>
      </w:tr>
      <w:tr w:rsidR="00720EBA" w14:paraId="163A1FD5" w14:textId="77777777" w:rsidTr="00720EBA">
        <w:trPr>
          <w:trHeight w:val="67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701B857" w14:textId="77777777" w:rsidR="00720EBA" w:rsidRDefault="00720EBA" w:rsidP="00720EBA">
            <w:r>
              <w:rPr>
                <w:noProof/>
              </w:rPr>
              <w:drawing>
                <wp:inline distT="114300" distB="114300" distL="114300" distR="114300" wp14:anchorId="04DE548B" wp14:editId="605E1D21">
                  <wp:extent cx="304800" cy="209550"/>
                  <wp:effectExtent l="0" t="0" r="0" b="0"/>
                  <wp:docPr id="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809CE54" w14:textId="77777777" w:rsidR="00720EBA" w:rsidRDefault="00720EBA" w:rsidP="00720EBA">
            <w:pPr>
              <w:spacing w:line="261" w:lineRule="auto"/>
            </w:pPr>
            <w:r>
              <w:t>execute(query)</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B3D3580" w14:textId="77777777" w:rsidR="00720EBA" w:rsidRDefault="00720EBA" w:rsidP="00720EBA">
            <w:pPr>
              <w:spacing w:line="261" w:lineRule="auto"/>
            </w:pPr>
            <w:r>
              <w:t>Chạy một câu truy vấn trên CSDL và trả về kết quả</w:t>
            </w:r>
          </w:p>
        </w:tc>
      </w:tr>
    </w:tbl>
    <w:p w14:paraId="4EE3E7EC" w14:textId="77777777" w:rsidR="00720EBA" w:rsidRDefault="00720EBA" w:rsidP="00720EBA">
      <w:pPr>
        <w:pStyle w:val="Heading3"/>
        <w:keepLines w:val="0"/>
        <w:numPr>
          <w:ilvl w:val="2"/>
          <w:numId w:val="0"/>
        </w:numPr>
        <w:tabs>
          <w:tab w:val="left" w:pos="0"/>
          <w:tab w:val="left" w:pos="576"/>
          <w:tab w:val="left" w:pos="720"/>
        </w:tabs>
        <w:spacing w:before="240" w:after="60" w:line="288" w:lineRule="auto"/>
        <w:ind w:left="2160" w:hanging="360"/>
      </w:pPr>
      <w:bookmarkStart w:id="35" w:name="_heading=h.kw0h2139tu3g" w:colFirst="0" w:colLast="0"/>
      <w:bookmarkEnd w:id="35"/>
    </w:p>
    <w:p w14:paraId="184535C2" w14:textId="77777777" w:rsidR="00720EBA" w:rsidRDefault="00720EBA" w:rsidP="00720EBA">
      <w:pPr>
        <w:pStyle w:val="Heading3"/>
        <w:keepLines w:val="0"/>
        <w:numPr>
          <w:ilvl w:val="2"/>
          <w:numId w:val="0"/>
        </w:numPr>
        <w:tabs>
          <w:tab w:val="left" w:pos="0"/>
          <w:tab w:val="left" w:pos="576"/>
          <w:tab w:val="left" w:pos="720"/>
        </w:tabs>
        <w:spacing w:before="240" w:after="60" w:line="288" w:lineRule="auto"/>
        <w:ind w:left="2160" w:hanging="360"/>
      </w:pPr>
      <w:bookmarkStart w:id="36" w:name="_heading=h.4i4sqejnhqae" w:colFirst="0" w:colLast="0"/>
      <w:bookmarkStart w:id="37" w:name="_Toc60976037"/>
      <w:bookmarkEnd w:id="36"/>
      <w:r>
        <w:t>ModelController</w:t>
      </w:r>
      <w:bookmarkEnd w:id="37"/>
    </w:p>
    <w:tbl>
      <w:tblPr>
        <w:tblW w:w="9074" w:type="dxa"/>
        <w:tblBorders>
          <w:top w:val="nil"/>
          <w:left w:val="nil"/>
          <w:bottom w:val="nil"/>
          <w:right w:val="nil"/>
          <w:insideH w:val="nil"/>
          <w:insideV w:val="nil"/>
        </w:tblBorders>
        <w:tblLayout w:type="fixed"/>
        <w:tblLook w:val="0600" w:firstRow="0" w:lastRow="0" w:firstColumn="0" w:lastColumn="0" w:noHBand="1" w:noVBand="1"/>
      </w:tblPr>
      <w:tblGrid>
        <w:gridCol w:w="704"/>
        <w:gridCol w:w="2730"/>
        <w:gridCol w:w="5640"/>
      </w:tblGrid>
      <w:tr w:rsidR="00720EBA" w14:paraId="0202F462" w14:textId="77777777" w:rsidTr="00720EBA">
        <w:trPr>
          <w:trHeight w:val="530"/>
        </w:trPr>
        <w:tc>
          <w:tcPr>
            <w:tcW w:w="3434" w:type="dxa"/>
            <w:gridSpan w:val="2"/>
            <w:tcBorders>
              <w:top w:val="single" w:sz="8" w:space="0" w:color="000000"/>
              <w:left w:val="single" w:sz="8" w:space="0" w:color="000000"/>
              <w:bottom w:val="single" w:sz="8" w:space="0" w:color="000000"/>
              <w:right w:val="single" w:sz="8" w:space="0" w:color="000000"/>
            </w:tcBorders>
            <w:shd w:val="clear" w:color="auto" w:fill="000080"/>
            <w:tcMar>
              <w:top w:w="100" w:type="dxa"/>
              <w:left w:w="100" w:type="dxa"/>
              <w:bottom w:w="100" w:type="dxa"/>
              <w:right w:w="100" w:type="dxa"/>
            </w:tcMar>
          </w:tcPr>
          <w:p w14:paraId="322C11F8" w14:textId="77777777" w:rsidR="00720EBA" w:rsidRDefault="00720EBA" w:rsidP="00720EBA">
            <w:pPr>
              <w:spacing w:before="40" w:after="40" w:line="340" w:lineRule="auto"/>
              <w:rPr>
                <w:b/>
                <w:i/>
                <w:color w:val="FFFFFF"/>
              </w:rPr>
            </w:pPr>
            <w:r>
              <w:rPr>
                <w:b/>
                <w:i/>
                <w:color w:val="FFFFFF"/>
              </w:rPr>
              <w:t>Name</w:t>
            </w:r>
          </w:p>
        </w:tc>
        <w:tc>
          <w:tcPr>
            <w:tcW w:w="5640" w:type="dxa"/>
            <w:tcBorders>
              <w:top w:val="single" w:sz="8" w:space="0" w:color="000000"/>
              <w:left w:val="nil"/>
              <w:bottom w:val="single" w:sz="8" w:space="0" w:color="000000"/>
              <w:right w:val="single" w:sz="8" w:space="0" w:color="000000"/>
            </w:tcBorders>
            <w:shd w:val="clear" w:color="auto" w:fill="000080"/>
            <w:tcMar>
              <w:top w:w="100" w:type="dxa"/>
              <w:left w:w="100" w:type="dxa"/>
              <w:bottom w:w="100" w:type="dxa"/>
              <w:right w:w="100" w:type="dxa"/>
            </w:tcMar>
          </w:tcPr>
          <w:p w14:paraId="5FBA1D4D" w14:textId="77777777" w:rsidR="00720EBA" w:rsidRDefault="00720EBA" w:rsidP="00720EBA">
            <w:pPr>
              <w:spacing w:before="40" w:after="40" w:line="340" w:lineRule="auto"/>
              <w:rPr>
                <w:b/>
                <w:i/>
                <w:color w:val="FFFFFF"/>
              </w:rPr>
            </w:pPr>
            <w:r>
              <w:rPr>
                <w:b/>
                <w:i/>
                <w:color w:val="FFFFFF"/>
              </w:rPr>
              <w:t>Description</w:t>
            </w:r>
          </w:p>
        </w:tc>
      </w:tr>
      <w:tr w:rsidR="00720EBA" w14:paraId="53EDD325" w14:textId="77777777" w:rsidTr="00720EBA">
        <w:trPr>
          <w:trHeight w:val="530"/>
        </w:trPr>
        <w:tc>
          <w:tcPr>
            <w:tcW w:w="9074"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6660C2C" w14:textId="77777777" w:rsidR="00720EBA" w:rsidRDefault="00720EBA" w:rsidP="00720EBA">
            <w:pPr>
              <w:spacing w:before="40" w:after="40" w:line="340" w:lineRule="auto"/>
              <w:rPr>
                <w:b/>
              </w:rPr>
            </w:pPr>
            <w:r>
              <w:rPr>
                <w:b/>
              </w:rPr>
              <w:t>Properties</w:t>
            </w:r>
          </w:p>
        </w:tc>
      </w:tr>
      <w:tr w:rsidR="00720EBA" w14:paraId="0A492669" w14:textId="77777777" w:rsidTr="00720EBA">
        <w:trPr>
          <w:trHeight w:val="88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5CA1725" w14:textId="77777777" w:rsidR="00720EBA" w:rsidRDefault="00720EBA" w:rsidP="00720EBA">
            <w:r>
              <w:rPr>
                <w:noProof/>
              </w:rPr>
              <w:drawing>
                <wp:inline distT="114300" distB="114300" distL="114300" distR="114300" wp14:anchorId="15906384" wp14:editId="5F468157">
                  <wp:extent cx="314325" cy="2921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14325" cy="29210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4E6C514" w14:textId="77777777" w:rsidR="00720EBA" w:rsidRDefault="00720EBA" w:rsidP="00720EBA">
            <w:pPr>
              <w:spacing w:line="261" w:lineRule="auto"/>
            </w:pPr>
            <w:r>
              <w:t>instance: ModelController</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423538C" w14:textId="77777777" w:rsidR="00720EBA" w:rsidRDefault="00720EBA" w:rsidP="00720EBA">
            <w:pPr>
              <w:spacing w:line="261" w:lineRule="auto"/>
            </w:pPr>
            <w:r>
              <w:t xml:space="preserve">Hiện thực của lớp </w:t>
            </w:r>
            <w:r>
              <w:rPr>
                <w:i/>
              </w:rPr>
              <w:t>ModelController</w:t>
            </w:r>
            <w:r>
              <w:t xml:space="preserve">, khởi tạo tại thời điểm hàm </w:t>
            </w:r>
            <w:r>
              <w:rPr>
                <w:i/>
              </w:rPr>
              <w:t>getInstance</w:t>
            </w:r>
            <w:r>
              <w:t>() được gọi lần đầu và tồn tại suốt vòng đời hệ thống</w:t>
            </w:r>
          </w:p>
        </w:tc>
      </w:tr>
      <w:tr w:rsidR="00720EBA" w14:paraId="1D4CF8F8" w14:textId="77777777" w:rsidTr="00720EBA">
        <w:trPr>
          <w:trHeight w:val="530"/>
        </w:trPr>
        <w:tc>
          <w:tcPr>
            <w:tcW w:w="9074"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3534A0F" w14:textId="77777777" w:rsidR="00720EBA" w:rsidRDefault="00720EBA" w:rsidP="00720EBA">
            <w:pPr>
              <w:spacing w:before="40" w:after="40" w:line="340" w:lineRule="auto"/>
              <w:rPr>
                <w:b/>
              </w:rPr>
            </w:pPr>
            <w:r>
              <w:rPr>
                <w:b/>
              </w:rPr>
              <w:t>Method</w:t>
            </w:r>
          </w:p>
        </w:tc>
      </w:tr>
      <w:tr w:rsidR="00720EBA" w14:paraId="360E27AD" w14:textId="77777777" w:rsidTr="00720EBA">
        <w:trPr>
          <w:trHeight w:val="770"/>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CF7FB91" w14:textId="77777777" w:rsidR="00720EBA" w:rsidRDefault="00720EBA" w:rsidP="00720EBA">
            <w:r>
              <w:rPr>
                <w:noProof/>
              </w:rPr>
              <w:lastRenderedPageBreak/>
              <w:drawing>
                <wp:inline distT="114300" distB="114300" distL="114300" distR="114300" wp14:anchorId="2EDCBDE6" wp14:editId="656DEB7B">
                  <wp:extent cx="304800" cy="20955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07AA95D" w14:textId="77777777" w:rsidR="00720EBA" w:rsidRDefault="00720EBA" w:rsidP="00720EBA">
            <w:pPr>
              <w:spacing w:line="261" w:lineRule="auto"/>
            </w:pPr>
            <w:r>
              <w:t>getInstance(): ModelController</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CC03DC3" w14:textId="77777777" w:rsidR="00720EBA" w:rsidRDefault="00720EBA" w:rsidP="00720EBA">
            <w:pPr>
              <w:spacing w:line="261" w:lineRule="auto"/>
            </w:pPr>
            <w:r>
              <w:t xml:space="preserve">Khởi tạo </w:t>
            </w:r>
            <w:r>
              <w:rPr>
                <w:i/>
              </w:rPr>
              <w:t>instance</w:t>
            </w:r>
            <w:r>
              <w:t xml:space="preserve"> nếu chưa tồn tại, trả về đối tượng </w:t>
            </w:r>
            <w:r>
              <w:rPr>
                <w:i/>
              </w:rPr>
              <w:t>instance</w:t>
            </w:r>
          </w:p>
        </w:tc>
      </w:tr>
      <w:tr w:rsidR="00720EBA" w14:paraId="2EF56A3B" w14:textId="77777777" w:rsidTr="00720EBA">
        <w:trPr>
          <w:trHeight w:val="721"/>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814D669" w14:textId="77777777" w:rsidR="00720EBA" w:rsidRDefault="00720EBA" w:rsidP="00720EBA">
            <w:r>
              <w:rPr>
                <w:noProof/>
              </w:rPr>
              <w:drawing>
                <wp:inline distT="114300" distB="114300" distL="114300" distR="114300" wp14:anchorId="44EFC019" wp14:editId="3CA966EF">
                  <wp:extent cx="304800" cy="209550"/>
                  <wp:effectExtent l="0" t="0" r="0" b="0"/>
                  <wp:docPr id="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2726DAF" w14:textId="77777777" w:rsidR="00720EBA" w:rsidRDefault="00720EBA" w:rsidP="00720EBA">
            <w:pPr>
              <w:spacing w:line="261" w:lineRule="auto"/>
            </w:pPr>
            <w:r>
              <w:t>trainOrFineTunModel(atmCode, data): void</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AE6AFDC" w14:textId="77777777" w:rsidR="00720EBA" w:rsidRDefault="00720EBA" w:rsidP="00720EBA">
            <w:pPr>
              <w:spacing w:line="261" w:lineRule="auto"/>
            </w:pPr>
            <w:r>
              <w:t>Hàm huấn luyện mô hình dự báo cho một ATM hoặc tinh chỉnh với dữ liệu mới cập nhật nếu mô hình đã tồn tại</w:t>
            </w:r>
          </w:p>
        </w:tc>
      </w:tr>
      <w:tr w:rsidR="00720EBA" w14:paraId="57F370D5" w14:textId="77777777" w:rsidTr="00720EBA">
        <w:trPr>
          <w:trHeight w:val="67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7F93513" w14:textId="77777777" w:rsidR="00720EBA" w:rsidRDefault="00720EBA" w:rsidP="00720EBA">
            <w:r>
              <w:rPr>
                <w:noProof/>
              </w:rPr>
              <w:drawing>
                <wp:inline distT="114300" distB="114300" distL="114300" distR="114300" wp14:anchorId="49DEAF39" wp14:editId="7EF4F3B9">
                  <wp:extent cx="304800" cy="209550"/>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E75D2FF" w14:textId="77777777" w:rsidR="00720EBA" w:rsidRDefault="00720EBA" w:rsidP="00720EBA">
            <w:pPr>
              <w:spacing w:line="261" w:lineRule="auto"/>
            </w:pPr>
            <w:r>
              <w:t>writeLogs(): void</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92C6A37" w14:textId="77777777" w:rsidR="00720EBA" w:rsidRDefault="00720EBA" w:rsidP="00720EBA">
            <w:pPr>
              <w:spacing w:line="261" w:lineRule="auto"/>
            </w:pPr>
            <w:r>
              <w:t>Ghi log xuống file</w:t>
            </w:r>
          </w:p>
        </w:tc>
      </w:tr>
      <w:tr w:rsidR="00720EBA" w14:paraId="1AAC3261" w14:textId="77777777" w:rsidTr="00720EBA">
        <w:trPr>
          <w:trHeight w:val="67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13C85B4" w14:textId="77777777" w:rsidR="00720EBA" w:rsidRDefault="00720EBA" w:rsidP="00720EBA">
            <w:r>
              <w:rPr>
                <w:noProof/>
              </w:rPr>
              <w:drawing>
                <wp:inline distT="114300" distB="114300" distL="114300" distR="114300" wp14:anchorId="1636EE21" wp14:editId="545A2D72">
                  <wp:extent cx="304800" cy="20955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9E21A90" w14:textId="77777777" w:rsidR="00720EBA" w:rsidRDefault="00720EBA" w:rsidP="00720EBA">
            <w:pPr>
              <w:spacing w:line="261" w:lineRule="auto"/>
            </w:pPr>
            <w:r>
              <w:t>checkExistsModel(atmCode): boolean</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221EDC9" w14:textId="77777777" w:rsidR="00720EBA" w:rsidRDefault="00720EBA" w:rsidP="00720EBA">
            <w:pPr>
              <w:spacing w:line="261" w:lineRule="auto"/>
            </w:pPr>
            <w:r>
              <w:t>Hàm kiểm tra model đã tồn tại hay chưa</w:t>
            </w:r>
          </w:p>
        </w:tc>
      </w:tr>
    </w:tbl>
    <w:p w14:paraId="5B157E8A" w14:textId="77777777" w:rsidR="00720EBA" w:rsidRDefault="00720EBA" w:rsidP="00720EBA">
      <w:pPr>
        <w:pStyle w:val="Heading3"/>
        <w:keepLines w:val="0"/>
        <w:numPr>
          <w:ilvl w:val="2"/>
          <w:numId w:val="0"/>
        </w:numPr>
        <w:tabs>
          <w:tab w:val="left" w:pos="0"/>
          <w:tab w:val="left" w:pos="576"/>
          <w:tab w:val="left" w:pos="720"/>
        </w:tabs>
        <w:spacing w:before="240" w:after="60" w:line="288" w:lineRule="auto"/>
        <w:ind w:left="2160" w:hanging="360"/>
      </w:pPr>
      <w:bookmarkStart w:id="38" w:name="_heading=h.w8xjaeybt630" w:colFirst="0" w:colLast="0"/>
      <w:bookmarkStart w:id="39" w:name="_Toc60976038"/>
      <w:bookmarkEnd w:id="38"/>
      <w:r>
        <w:t>EntityBase</w:t>
      </w:r>
      <w:bookmarkEnd w:id="39"/>
    </w:p>
    <w:tbl>
      <w:tblPr>
        <w:tblW w:w="9074" w:type="dxa"/>
        <w:tblBorders>
          <w:top w:val="nil"/>
          <w:left w:val="nil"/>
          <w:bottom w:val="nil"/>
          <w:right w:val="nil"/>
          <w:insideH w:val="nil"/>
          <w:insideV w:val="nil"/>
        </w:tblBorders>
        <w:tblLayout w:type="fixed"/>
        <w:tblLook w:val="0600" w:firstRow="0" w:lastRow="0" w:firstColumn="0" w:lastColumn="0" w:noHBand="1" w:noVBand="1"/>
      </w:tblPr>
      <w:tblGrid>
        <w:gridCol w:w="704"/>
        <w:gridCol w:w="2730"/>
        <w:gridCol w:w="5640"/>
      </w:tblGrid>
      <w:tr w:rsidR="00720EBA" w14:paraId="2B77D5A8" w14:textId="77777777" w:rsidTr="00720EBA">
        <w:trPr>
          <w:trHeight w:val="530"/>
        </w:trPr>
        <w:tc>
          <w:tcPr>
            <w:tcW w:w="3434" w:type="dxa"/>
            <w:gridSpan w:val="2"/>
            <w:tcBorders>
              <w:top w:val="single" w:sz="8" w:space="0" w:color="000000"/>
              <w:left w:val="single" w:sz="8" w:space="0" w:color="000000"/>
              <w:bottom w:val="single" w:sz="8" w:space="0" w:color="000000"/>
              <w:right w:val="single" w:sz="8" w:space="0" w:color="000000"/>
            </w:tcBorders>
            <w:shd w:val="clear" w:color="auto" w:fill="000080"/>
            <w:tcMar>
              <w:top w:w="100" w:type="dxa"/>
              <w:left w:w="100" w:type="dxa"/>
              <w:bottom w:w="100" w:type="dxa"/>
              <w:right w:w="100" w:type="dxa"/>
            </w:tcMar>
          </w:tcPr>
          <w:p w14:paraId="62A46306" w14:textId="77777777" w:rsidR="00720EBA" w:rsidRDefault="00720EBA" w:rsidP="00720EBA">
            <w:pPr>
              <w:spacing w:before="40" w:after="40" w:line="340" w:lineRule="auto"/>
              <w:rPr>
                <w:b/>
                <w:i/>
                <w:color w:val="FFFFFF"/>
              </w:rPr>
            </w:pPr>
            <w:r>
              <w:rPr>
                <w:b/>
                <w:i/>
                <w:color w:val="FFFFFF"/>
              </w:rPr>
              <w:t>Name</w:t>
            </w:r>
          </w:p>
        </w:tc>
        <w:tc>
          <w:tcPr>
            <w:tcW w:w="5640" w:type="dxa"/>
            <w:tcBorders>
              <w:top w:val="single" w:sz="8" w:space="0" w:color="000000"/>
              <w:left w:val="nil"/>
              <w:bottom w:val="single" w:sz="8" w:space="0" w:color="000000"/>
              <w:right w:val="single" w:sz="8" w:space="0" w:color="000000"/>
            </w:tcBorders>
            <w:shd w:val="clear" w:color="auto" w:fill="000080"/>
            <w:tcMar>
              <w:top w:w="100" w:type="dxa"/>
              <w:left w:w="100" w:type="dxa"/>
              <w:bottom w:w="100" w:type="dxa"/>
              <w:right w:w="100" w:type="dxa"/>
            </w:tcMar>
          </w:tcPr>
          <w:p w14:paraId="5777D6CA" w14:textId="77777777" w:rsidR="00720EBA" w:rsidRDefault="00720EBA" w:rsidP="00720EBA">
            <w:pPr>
              <w:spacing w:before="40" w:after="40" w:line="340" w:lineRule="auto"/>
              <w:rPr>
                <w:b/>
                <w:i/>
                <w:color w:val="FFFFFF"/>
              </w:rPr>
            </w:pPr>
            <w:r>
              <w:rPr>
                <w:b/>
                <w:i/>
                <w:color w:val="FFFFFF"/>
              </w:rPr>
              <w:t>Description</w:t>
            </w:r>
          </w:p>
        </w:tc>
      </w:tr>
      <w:tr w:rsidR="00720EBA" w14:paraId="1E038CAC" w14:textId="77777777" w:rsidTr="00720EBA">
        <w:trPr>
          <w:trHeight w:val="530"/>
        </w:trPr>
        <w:tc>
          <w:tcPr>
            <w:tcW w:w="9074"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F4C5271" w14:textId="77777777" w:rsidR="00720EBA" w:rsidRDefault="00720EBA" w:rsidP="00720EBA">
            <w:pPr>
              <w:spacing w:before="40" w:after="40" w:line="340" w:lineRule="auto"/>
              <w:rPr>
                <w:b/>
              </w:rPr>
            </w:pPr>
            <w:r>
              <w:rPr>
                <w:b/>
              </w:rPr>
              <w:t>Properties</w:t>
            </w:r>
          </w:p>
        </w:tc>
      </w:tr>
      <w:tr w:rsidR="00720EBA" w14:paraId="19B32337" w14:textId="77777777" w:rsidTr="00720EBA">
        <w:trPr>
          <w:trHeight w:val="88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938713D" w14:textId="77777777" w:rsidR="00720EBA" w:rsidRDefault="00720EBA" w:rsidP="00720EBA">
            <w:r>
              <w:rPr>
                <w:noProof/>
              </w:rPr>
              <w:drawing>
                <wp:inline distT="114300" distB="114300" distL="114300" distR="114300" wp14:anchorId="228E56DE" wp14:editId="49A73E11">
                  <wp:extent cx="314325" cy="292100"/>
                  <wp:effectExtent l="0" t="0" r="0" b="0"/>
                  <wp:docPr id="4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14325" cy="29210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55CE0F7" w14:textId="77777777" w:rsidR="00720EBA" w:rsidRDefault="00720EBA" w:rsidP="00720EBA">
            <w:pPr>
              <w:spacing w:line="261" w:lineRule="auto"/>
            </w:pPr>
            <w:r>
              <w:t>ID: integer</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72F3939" w14:textId="77777777" w:rsidR="00720EBA" w:rsidRDefault="00720EBA" w:rsidP="00720EBA">
            <w:pPr>
              <w:spacing w:line="261" w:lineRule="auto"/>
            </w:pPr>
            <w:r>
              <w:t>ID của thực thể</w:t>
            </w:r>
          </w:p>
        </w:tc>
      </w:tr>
      <w:tr w:rsidR="00720EBA" w14:paraId="19600499" w14:textId="77777777" w:rsidTr="00720EBA">
        <w:trPr>
          <w:trHeight w:val="88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85AB0DA" w14:textId="77777777" w:rsidR="00720EBA" w:rsidRDefault="00720EBA" w:rsidP="00720EBA">
            <w:r>
              <w:rPr>
                <w:noProof/>
              </w:rPr>
              <w:drawing>
                <wp:inline distT="114300" distB="114300" distL="114300" distR="114300" wp14:anchorId="3004ED97" wp14:editId="481B8469">
                  <wp:extent cx="314325" cy="292100"/>
                  <wp:effectExtent l="0" t="0" r="0" b="0"/>
                  <wp:docPr id="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14325" cy="29210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A3F53B2" w14:textId="77777777" w:rsidR="00720EBA" w:rsidRDefault="00720EBA" w:rsidP="00720EBA">
            <w:pPr>
              <w:spacing w:line="261" w:lineRule="auto"/>
            </w:pPr>
            <w:r>
              <w:t>CODE: string</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A7A857F" w14:textId="77777777" w:rsidR="00720EBA" w:rsidRDefault="00720EBA" w:rsidP="00720EBA">
            <w:pPr>
              <w:spacing w:line="261" w:lineRule="auto"/>
            </w:pPr>
            <w:r>
              <w:t>Mã thực thể</w:t>
            </w:r>
          </w:p>
        </w:tc>
      </w:tr>
      <w:tr w:rsidR="00720EBA" w14:paraId="0E431AD9" w14:textId="77777777" w:rsidTr="00720EBA">
        <w:trPr>
          <w:trHeight w:val="530"/>
        </w:trPr>
        <w:tc>
          <w:tcPr>
            <w:tcW w:w="9074"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39D228C" w14:textId="77777777" w:rsidR="00720EBA" w:rsidRDefault="00720EBA" w:rsidP="00720EBA">
            <w:pPr>
              <w:spacing w:before="40" w:after="40" w:line="340" w:lineRule="auto"/>
              <w:rPr>
                <w:b/>
              </w:rPr>
            </w:pPr>
            <w:r>
              <w:rPr>
                <w:b/>
              </w:rPr>
              <w:t>Method</w:t>
            </w:r>
          </w:p>
        </w:tc>
      </w:tr>
      <w:tr w:rsidR="00720EBA" w14:paraId="6858830C" w14:textId="77777777" w:rsidTr="00720EBA">
        <w:trPr>
          <w:trHeight w:val="770"/>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F699CF9" w14:textId="77777777" w:rsidR="00720EBA" w:rsidRDefault="00720EBA" w:rsidP="00720EBA">
            <w:r>
              <w:rPr>
                <w:noProof/>
              </w:rPr>
              <w:drawing>
                <wp:inline distT="114300" distB="114300" distL="114300" distR="114300" wp14:anchorId="62B37FB7" wp14:editId="1B378BF0">
                  <wp:extent cx="304800" cy="209550"/>
                  <wp:effectExtent l="0" t="0" r="0" b="0"/>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1B7C164" w14:textId="77777777" w:rsidR="00720EBA" w:rsidRDefault="00720EBA" w:rsidP="00720EBA">
            <w:pPr>
              <w:spacing w:line="261" w:lineRule="auto"/>
            </w:pPr>
            <w:r>
              <w:t>copyFrom(entity): void</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182F75E" w14:textId="77777777" w:rsidR="00720EBA" w:rsidRDefault="00720EBA" w:rsidP="00720EBA">
            <w:pPr>
              <w:spacing w:line="261" w:lineRule="auto"/>
            </w:pPr>
            <w:r>
              <w:t>Hàm copy thuộc tính từ một thực thể</w:t>
            </w:r>
          </w:p>
        </w:tc>
      </w:tr>
    </w:tbl>
    <w:p w14:paraId="26A86284" w14:textId="77777777" w:rsidR="00720EBA" w:rsidRDefault="00720EBA" w:rsidP="00720EBA">
      <w:pPr>
        <w:pStyle w:val="Heading3"/>
        <w:keepLines w:val="0"/>
        <w:numPr>
          <w:ilvl w:val="2"/>
          <w:numId w:val="0"/>
        </w:numPr>
        <w:tabs>
          <w:tab w:val="left" w:pos="0"/>
          <w:tab w:val="left" w:pos="576"/>
          <w:tab w:val="left" w:pos="720"/>
        </w:tabs>
        <w:spacing w:before="240" w:after="60" w:line="288" w:lineRule="auto"/>
        <w:ind w:left="2160" w:hanging="360"/>
      </w:pPr>
      <w:bookmarkStart w:id="40" w:name="_heading=h.vqlonm515z46" w:colFirst="0" w:colLast="0"/>
      <w:bookmarkStart w:id="41" w:name="_Toc60976039"/>
      <w:bookmarkEnd w:id="40"/>
      <w:r>
        <w:t>ATM</w:t>
      </w:r>
      <w:bookmarkEnd w:id="41"/>
    </w:p>
    <w:tbl>
      <w:tblPr>
        <w:tblW w:w="9074" w:type="dxa"/>
        <w:tblBorders>
          <w:top w:val="nil"/>
          <w:left w:val="nil"/>
          <w:bottom w:val="nil"/>
          <w:right w:val="nil"/>
          <w:insideH w:val="nil"/>
          <w:insideV w:val="nil"/>
        </w:tblBorders>
        <w:tblLayout w:type="fixed"/>
        <w:tblLook w:val="0600" w:firstRow="0" w:lastRow="0" w:firstColumn="0" w:lastColumn="0" w:noHBand="1" w:noVBand="1"/>
      </w:tblPr>
      <w:tblGrid>
        <w:gridCol w:w="704"/>
        <w:gridCol w:w="2730"/>
        <w:gridCol w:w="5640"/>
      </w:tblGrid>
      <w:tr w:rsidR="00720EBA" w14:paraId="46C34A93" w14:textId="77777777" w:rsidTr="00720EBA">
        <w:trPr>
          <w:trHeight w:val="530"/>
        </w:trPr>
        <w:tc>
          <w:tcPr>
            <w:tcW w:w="3434" w:type="dxa"/>
            <w:gridSpan w:val="2"/>
            <w:tcBorders>
              <w:top w:val="single" w:sz="8" w:space="0" w:color="000000"/>
              <w:left w:val="single" w:sz="8" w:space="0" w:color="000000"/>
              <w:bottom w:val="single" w:sz="8" w:space="0" w:color="000000"/>
              <w:right w:val="single" w:sz="8" w:space="0" w:color="000000"/>
            </w:tcBorders>
            <w:shd w:val="clear" w:color="auto" w:fill="000080"/>
            <w:tcMar>
              <w:top w:w="100" w:type="dxa"/>
              <w:left w:w="100" w:type="dxa"/>
              <w:bottom w:w="100" w:type="dxa"/>
              <w:right w:w="100" w:type="dxa"/>
            </w:tcMar>
          </w:tcPr>
          <w:p w14:paraId="24D81ECC" w14:textId="77777777" w:rsidR="00720EBA" w:rsidRDefault="00720EBA" w:rsidP="00720EBA">
            <w:pPr>
              <w:spacing w:before="40" w:after="40" w:line="340" w:lineRule="auto"/>
              <w:rPr>
                <w:b/>
                <w:i/>
                <w:color w:val="FFFFFF"/>
              </w:rPr>
            </w:pPr>
            <w:r>
              <w:rPr>
                <w:b/>
                <w:i/>
                <w:color w:val="FFFFFF"/>
              </w:rPr>
              <w:t>Name</w:t>
            </w:r>
          </w:p>
        </w:tc>
        <w:tc>
          <w:tcPr>
            <w:tcW w:w="5640" w:type="dxa"/>
            <w:tcBorders>
              <w:top w:val="single" w:sz="8" w:space="0" w:color="000000"/>
              <w:left w:val="nil"/>
              <w:bottom w:val="single" w:sz="8" w:space="0" w:color="000000"/>
              <w:right w:val="single" w:sz="8" w:space="0" w:color="000000"/>
            </w:tcBorders>
            <w:shd w:val="clear" w:color="auto" w:fill="000080"/>
            <w:tcMar>
              <w:top w:w="100" w:type="dxa"/>
              <w:left w:w="100" w:type="dxa"/>
              <w:bottom w:w="100" w:type="dxa"/>
              <w:right w:w="100" w:type="dxa"/>
            </w:tcMar>
          </w:tcPr>
          <w:p w14:paraId="12223E78" w14:textId="77777777" w:rsidR="00720EBA" w:rsidRDefault="00720EBA" w:rsidP="00720EBA">
            <w:pPr>
              <w:spacing w:before="40" w:after="40" w:line="340" w:lineRule="auto"/>
              <w:rPr>
                <w:b/>
                <w:i/>
                <w:color w:val="FFFFFF"/>
              </w:rPr>
            </w:pPr>
            <w:r>
              <w:rPr>
                <w:b/>
                <w:i/>
                <w:color w:val="FFFFFF"/>
              </w:rPr>
              <w:t>Description</w:t>
            </w:r>
          </w:p>
        </w:tc>
      </w:tr>
      <w:tr w:rsidR="00720EBA" w14:paraId="16A638A1" w14:textId="77777777" w:rsidTr="00720EBA">
        <w:trPr>
          <w:trHeight w:val="530"/>
        </w:trPr>
        <w:tc>
          <w:tcPr>
            <w:tcW w:w="9074"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D10C018" w14:textId="77777777" w:rsidR="00720EBA" w:rsidRDefault="00720EBA" w:rsidP="00720EBA">
            <w:pPr>
              <w:spacing w:before="40" w:after="40" w:line="340" w:lineRule="auto"/>
              <w:rPr>
                <w:b/>
              </w:rPr>
            </w:pPr>
            <w:r>
              <w:rPr>
                <w:b/>
              </w:rPr>
              <w:t>Properties</w:t>
            </w:r>
          </w:p>
        </w:tc>
      </w:tr>
      <w:tr w:rsidR="00720EBA" w14:paraId="169F5A57" w14:textId="77777777" w:rsidTr="00720EBA">
        <w:trPr>
          <w:trHeight w:val="88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1D73F26" w14:textId="77777777" w:rsidR="00720EBA" w:rsidRDefault="00720EBA" w:rsidP="00720EBA">
            <w:r>
              <w:rPr>
                <w:noProof/>
              </w:rPr>
              <w:drawing>
                <wp:inline distT="114300" distB="114300" distL="114300" distR="114300" wp14:anchorId="3D0044B6" wp14:editId="4E58E1BE">
                  <wp:extent cx="314325" cy="292100"/>
                  <wp:effectExtent l="0" t="0" r="0" b="0"/>
                  <wp:docPr id="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14325" cy="29210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99E534C" w14:textId="77777777" w:rsidR="00720EBA" w:rsidRDefault="00720EBA" w:rsidP="00720EBA">
            <w:pPr>
              <w:spacing w:line="261" w:lineRule="auto"/>
            </w:pPr>
            <w:r>
              <w:t>NAME; string</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9EE50D3" w14:textId="77777777" w:rsidR="00720EBA" w:rsidRDefault="00720EBA" w:rsidP="00720EBA">
            <w:pPr>
              <w:spacing w:line="261" w:lineRule="auto"/>
            </w:pPr>
            <w:r>
              <w:t>Tên của ATM</w:t>
            </w:r>
          </w:p>
        </w:tc>
      </w:tr>
      <w:tr w:rsidR="00720EBA" w14:paraId="743A1422" w14:textId="77777777" w:rsidTr="00720EBA">
        <w:trPr>
          <w:trHeight w:val="88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A596B1B" w14:textId="77777777" w:rsidR="00720EBA" w:rsidRDefault="00720EBA" w:rsidP="00720EBA">
            <w:r>
              <w:rPr>
                <w:noProof/>
              </w:rPr>
              <w:lastRenderedPageBreak/>
              <w:drawing>
                <wp:inline distT="114300" distB="114300" distL="114300" distR="114300" wp14:anchorId="42D917E1" wp14:editId="1D75F51F">
                  <wp:extent cx="314325" cy="292100"/>
                  <wp:effectExtent l="0" t="0" r="0" b="0"/>
                  <wp:docPr id="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14325" cy="29210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36EF127" w14:textId="77777777" w:rsidR="00720EBA" w:rsidRDefault="00720EBA" w:rsidP="00720EBA">
            <w:pPr>
              <w:spacing w:line="261" w:lineRule="auto"/>
            </w:pPr>
            <w:r>
              <w:t>ADDRESS: string</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226593B" w14:textId="77777777" w:rsidR="00720EBA" w:rsidRDefault="00720EBA" w:rsidP="00720EBA">
            <w:pPr>
              <w:spacing w:line="261" w:lineRule="auto"/>
            </w:pPr>
            <w:r>
              <w:t>Địa chỉ đặt ATM</w:t>
            </w:r>
          </w:p>
        </w:tc>
      </w:tr>
      <w:tr w:rsidR="00720EBA" w14:paraId="107E84E0" w14:textId="77777777" w:rsidTr="00720EBA">
        <w:trPr>
          <w:trHeight w:val="88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323452C" w14:textId="77777777" w:rsidR="00720EBA" w:rsidRDefault="00720EBA" w:rsidP="00720EBA">
            <w:r>
              <w:rPr>
                <w:noProof/>
              </w:rPr>
              <w:drawing>
                <wp:inline distT="114300" distB="114300" distL="114300" distR="114300" wp14:anchorId="51496CB2" wp14:editId="08DBB89E">
                  <wp:extent cx="314325" cy="292100"/>
                  <wp:effectExtent l="0" t="0" r="0" b="0"/>
                  <wp:docPr id="2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14325" cy="29210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B21ADAF" w14:textId="77777777" w:rsidR="00720EBA" w:rsidRDefault="00720EBA" w:rsidP="00720EBA">
            <w:pPr>
              <w:spacing w:line="261" w:lineRule="auto"/>
            </w:pPr>
            <w:r>
              <w:t>LON: float</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610E06D" w14:textId="77777777" w:rsidR="00720EBA" w:rsidRDefault="00720EBA" w:rsidP="00720EBA">
            <w:pPr>
              <w:spacing w:line="261" w:lineRule="auto"/>
            </w:pPr>
            <w:r>
              <w:t>Thành phần kinh độ vị trí đặt ATM</w:t>
            </w:r>
          </w:p>
        </w:tc>
      </w:tr>
      <w:tr w:rsidR="00720EBA" w14:paraId="02C6DA1C" w14:textId="77777777" w:rsidTr="00720EBA">
        <w:trPr>
          <w:trHeight w:val="88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0BC3F98" w14:textId="77777777" w:rsidR="00720EBA" w:rsidRDefault="00720EBA" w:rsidP="00720EBA">
            <w:r>
              <w:rPr>
                <w:noProof/>
              </w:rPr>
              <w:drawing>
                <wp:inline distT="114300" distB="114300" distL="114300" distR="114300" wp14:anchorId="7046319A" wp14:editId="4FE9E797">
                  <wp:extent cx="314325" cy="2921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14325" cy="29210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0E0893B" w14:textId="77777777" w:rsidR="00720EBA" w:rsidRDefault="00720EBA" w:rsidP="00720EBA">
            <w:pPr>
              <w:spacing w:line="261" w:lineRule="auto"/>
            </w:pPr>
            <w:r>
              <w:t>LAT: float</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0FD5C33" w14:textId="77777777" w:rsidR="00720EBA" w:rsidRDefault="00720EBA" w:rsidP="00720EBA">
            <w:pPr>
              <w:spacing w:line="261" w:lineRule="auto"/>
            </w:pPr>
            <w:r>
              <w:t>Thành phần vĩ độ vị trí đặt ATM</w:t>
            </w:r>
          </w:p>
        </w:tc>
      </w:tr>
      <w:tr w:rsidR="00720EBA" w14:paraId="177C3469" w14:textId="77777777" w:rsidTr="00720EBA">
        <w:trPr>
          <w:trHeight w:val="530"/>
        </w:trPr>
        <w:tc>
          <w:tcPr>
            <w:tcW w:w="9074"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1AA25E3" w14:textId="77777777" w:rsidR="00720EBA" w:rsidRDefault="00720EBA" w:rsidP="00720EBA">
            <w:pPr>
              <w:spacing w:before="40" w:after="40" w:line="340" w:lineRule="auto"/>
              <w:rPr>
                <w:b/>
              </w:rPr>
            </w:pPr>
            <w:r>
              <w:rPr>
                <w:b/>
              </w:rPr>
              <w:t>Method</w:t>
            </w:r>
          </w:p>
        </w:tc>
      </w:tr>
      <w:tr w:rsidR="00720EBA" w14:paraId="5A6F9828" w14:textId="77777777" w:rsidTr="00720EBA">
        <w:trPr>
          <w:trHeight w:val="770"/>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2F35A71" w14:textId="77777777" w:rsidR="00720EBA" w:rsidRDefault="00720EBA" w:rsidP="00720EBA">
            <w:r>
              <w:rPr>
                <w:noProof/>
              </w:rPr>
              <w:drawing>
                <wp:inline distT="114300" distB="114300" distL="114300" distR="114300" wp14:anchorId="5B66756E" wp14:editId="04B3D42E">
                  <wp:extent cx="304800" cy="209550"/>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CE160AB" w14:textId="77777777" w:rsidR="00720EBA" w:rsidRDefault="00720EBA" w:rsidP="00720EBA">
            <w:pPr>
              <w:spacing w:line="261" w:lineRule="auto"/>
            </w:pPr>
            <w:r>
              <w:t>copyFrom(entity): void</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D463BC4" w14:textId="77777777" w:rsidR="00720EBA" w:rsidRDefault="00720EBA" w:rsidP="00720EBA">
            <w:pPr>
              <w:spacing w:line="261" w:lineRule="auto"/>
            </w:pPr>
            <w:r>
              <w:t>Hàm copy thuộc tính từ một thực thể</w:t>
            </w:r>
          </w:p>
        </w:tc>
      </w:tr>
      <w:tr w:rsidR="00720EBA" w14:paraId="73C69273" w14:textId="77777777" w:rsidTr="00720EBA">
        <w:trPr>
          <w:trHeight w:val="770"/>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62D1B17" w14:textId="77777777" w:rsidR="00720EBA" w:rsidRDefault="00720EBA" w:rsidP="00720EBA">
            <w:r>
              <w:rPr>
                <w:noProof/>
              </w:rPr>
              <w:drawing>
                <wp:inline distT="114300" distB="114300" distL="114300" distR="114300" wp14:anchorId="01DFACAD" wp14:editId="7CF012A7">
                  <wp:extent cx="304800" cy="20955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B74EBB2" w14:textId="77777777" w:rsidR="00720EBA" w:rsidRDefault="00720EBA" w:rsidP="00720EBA">
            <w:pPr>
              <w:spacing w:line="261" w:lineRule="auto"/>
            </w:pPr>
            <w:r>
              <w:t>getTransData(): DailyTransAmount[]</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F82B0D5" w14:textId="77777777" w:rsidR="00720EBA" w:rsidRDefault="00720EBA" w:rsidP="00720EBA">
            <w:pPr>
              <w:spacing w:line="261" w:lineRule="auto"/>
            </w:pPr>
            <w:r>
              <w:t>Hàm trả về dữ liệu giao dịch lịch sử</w:t>
            </w:r>
          </w:p>
        </w:tc>
      </w:tr>
    </w:tbl>
    <w:p w14:paraId="23ED3306" w14:textId="77777777" w:rsidR="00720EBA" w:rsidRDefault="00720EBA" w:rsidP="00720EBA">
      <w:pPr>
        <w:pStyle w:val="Heading3"/>
        <w:keepLines w:val="0"/>
        <w:numPr>
          <w:ilvl w:val="2"/>
          <w:numId w:val="0"/>
        </w:numPr>
        <w:tabs>
          <w:tab w:val="left" w:pos="0"/>
          <w:tab w:val="left" w:pos="576"/>
          <w:tab w:val="left" w:pos="720"/>
        </w:tabs>
        <w:spacing w:before="240" w:after="60" w:line="288" w:lineRule="auto"/>
        <w:ind w:left="2160" w:hanging="360"/>
      </w:pPr>
      <w:bookmarkStart w:id="42" w:name="_heading=h.q4o3wg146yo6" w:colFirst="0" w:colLast="0"/>
      <w:bookmarkStart w:id="43" w:name="_Toc60976040"/>
      <w:bookmarkEnd w:id="42"/>
      <w:r>
        <w:t>Model</w:t>
      </w:r>
      <w:bookmarkEnd w:id="43"/>
    </w:p>
    <w:tbl>
      <w:tblPr>
        <w:tblW w:w="9074" w:type="dxa"/>
        <w:tblBorders>
          <w:top w:val="nil"/>
          <w:left w:val="nil"/>
          <w:bottom w:val="nil"/>
          <w:right w:val="nil"/>
          <w:insideH w:val="nil"/>
          <w:insideV w:val="nil"/>
        </w:tblBorders>
        <w:tblLayout w:type="fixed"/>
        <w:tblLook w:val="0600" w:firstRow="0" w:lastRow="0" w:firstColumn="0" w:lastColumn="0" w:noHBand="1" w:noVBand="1"/>
      </w:tblPr>
      <w:tblGrid>
        <w:gridCol w:w="704"/>
        <w:gridCol w:w="2730"/>
        <w:gridCol w:w="5640"/>
      </w:tblGrid>
      <w:tr w:rsidR="00720EBA" w14:paraId="747E41FB" w14:textId="77777777" w:rsidTr="00720EBA">
        <w:trPr>
          <w:trHeight w:val="530"/>
        </w:trPr>
        <w:tc>
          <w:tcPr>
            <w:tcW w:w="3434" w:type="dxa"/>
            <w:gridSpan w:val="2"/>
            <w:tcBorders>
              <w:top w:val="single" w:sz="8" w:space="0" w:color="000000"/>
              <w:left w:val="single" w:sz="8" w:space="0" w:color="000000"/>
              <w:bottom w:val="single" w:sz="8" w:space="0" w:color="000000"/>
              <w:right w:val="single" w:sz="8" w:space="0" w:color="000000"/>
            </w:tcBorders>
            <w:shd w:val="clear" w:color="auto" w:fill="000080"/>
            <w:tcMar>
              <w:top w:w="100" w:type="dxa"/>
              <w:left w:w="100" w:type="dxa"/>
              <w:bottom w:w="100" w:type="dxa"/>
              <w:right w:w="100" w:type="dxa"/>
            </w:tcMar>
          </w:tcPr>
          <w:p w14:paraId="5DCB40B9" w14:textId="77777777" w:rsidR="00720EBA" w:rsidRDefault="00720EBA" w:rsidP="00720EBA">
            <w:pPr>
              <w:spacing w:before="40" w:after="40" w:line="340" w:lineRule="auto"/>
              <w:rPr>
                <w:b/>
                <w:i/>
                <w:color w:val="FFFFFF"/>
              </w:rPr>
            </w:pPr>
            <w:r>
              <w:rPr>
                <w:b/>
                <w:i/>
                <w:color w:val="FFFFFF"/>
              </w:rPr>
              <w:t>Name</w:t>
            </w:r>
          </w:p>
        </w:tc>
        <w:tc>
          <w:tcPr>
            <w:tcW w:w="5640" w:type="dxa"/>
            <w:tcBorders>
              <w:top w:val="single" w:sz="8" w:space="0" w:color="000000"/>
              <w:left w:val="nil"/>
              <w:bottom w:val="single" w:sz="8" w:space="0" w:color="000000"/>
              <w:right w:val="single" w:sz="8" w:space="0" w:color="000000"/>
            </w:tcBorders>
            <w:shd w:val="clear" w:color="auto" w:fill="000080"/>
            <w:tcMar>
              <w:top w:w="100" w:type="dxa"/>
              <w:left w:w="100" w:type="dxa"/>
              <w:bottom w:w="100" w:type="dxa"/>
              <w:right w:w="100" w:type="dxa"/>
            </w:tcMar>
          </w:tcPr>
          <w:p w14:paraId="597EE75A" w14:textId="77777777" w:rsidR="00720EBA" w:rsidRDefault="00720EBA" w:rsidP="00720EBA">
            <w:pPr>
              <w:spacing w:before="40" w:after="40" w:line="340" w:lineRule="auto"/>
              <w:rPr>
                <w:b/>
                <w:i/>
                <w:color w:val="FFFFFF"/>
              </w:rPr>
            </w:pPr>
            <w:r>
              <w:rPr>
                <w:b/>
                <w:i/>
                <w:color w:val="FFFFFF"/>
              </w:rPr>
              <w:t>Description</w:t>
            </w:r>
          </w:p>
        </w:tc>
      </w:tr>
      <w:tr w:rsidR="00720EBA" w14:paraId="2B35A1C9" w14:textId="77777777" w:rsidTr="00720EBA">
        <w:trPr>
          <w:trHeight w:val="530"/>
        </w:trPr>
        <w:tc>
          <w:tcPr>
            <w:tcW w:w="9074"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AB635AB" w14:textId="77777777" w:rsidR="00720EBA" w:rsidRDefault="00720EBA" w:rsidP="00720EBA">
            <w:pPr>
              <w:spacing w:before="40" w:after="40" w:line="340" w:lineRule="auto"/>
              <w:rPr>
                <w:b/>
              </w:rPr>
            </w:pPr>
            <w:r>
              <w:rPr>
                <w:b/>
              </w:rPr>
              <w:t>Properties</w:t>
            </w:r>
          </w:p>
        </w:tc>
      </w:tr>
      <w:tr w:rsidR="00720EBA" w14:paraId="3C103F8D" w14:textId="77777777" w:rsidTr="00720EBA">
        <w:trPr>
          <w:trHeight w:val="88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38C6C7E" w14:textId="77777777" w:rsidR="00720EBA" w:rsidRDefault="00720EBA" w:rsidP="00720EBA">
            <w:r>
              <w:rPr>
                <w:noProof/>
              </w:rPr>
              <w:drawing>
                <wp:inline distT="114300" distB="114300" distL="114300" distR="114300" wp14:anchorId="21089E83" wp14:editId="62B5CC26">
                  <wp:extent cx="314325" cy="2921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14325" cy="29210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D2AFAC2" w14:textId="77777777" w:rsidR="00720EBA" w:rsidRDefault="00720EBA" w:rsidP="00720EBA">
            <w:pPr>
              <w:spacing w:line="261" w:lineRule="auto"/>
            </w:pPr>
            <w:r>
              <w:t>FILE_PATH: string</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4E2CE46" w14:textId="77777777" w:rsidR="00720EBA" w:rsidRDefault="00720EBA" w:rsidP="00720EBA">
            <w:pPr>
              <w:spacing w:line="261" w:lineRule="auto"/>
            </w:pPr>
            <w:r>
              <w:t>Đường dẫn đến file lưu model</w:t>
            </w:r>
          </w:p>
        </w:tc>
      </w:tr>
      <w:tr w:rsidR="00720EBA" w14:paraId="43799D45" w14:textId="77777777" w:rsidTr="00720EBA">
        <w:trPr>
          <w:trHeight w:val="88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662E242" w14:textId="77777777" w:rsidR="00720EBA" w:rsidRDefault="00720EBA" w:rsidP="00720EBA">
            <w:r>
              <w:rPr>
                <w:noProof/>
              </w:rPr>
              <w:drawing>
                <wp:inline distT="114300" distB="114300" distL="114300" distR="114300" wp14:anchorId="7365AF5C" wp14:editId="1F05494C">
                  <wp:extent cx="314325" cy="292100"/>
                  <wp:effectExtent l="0" t="0" r="0" b="0"/>
                  <wp:docPr id="5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14325" cy="29210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A8ED63E" w14:textId="77777777" w:rsidR="00720EBA" w:rsidRDefault="00720EBA" w:rsidP="00720EBA">
            <w:pPr>
              <w:spacing w:line="261" w:lineRule="auto"/>
            </w:pPr>
            <w:r>
              <w:t>UPDATE_TIME: datetime</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4BDE150" w14:textId="77777777" w:rsidR="00720EBA" w:rsidRDefault="00720EBA" w:rsidP="00720EBA">
            <w:pPr>
              <w:spacing w:line="261" w:lineRule="auto"/>
            </w:pPr>
            <w:r>
              <w:t>Ngày cập nhật gần nhất</w:t>
            </w:r>
          </w:p>
        </w:tc>
      </w:tr>
      <w:tr w:rsidR="00720EBA" w14:paraId="4735EC94" w14:textId="77777777" w:rsidTr="00720EBA">
        <w:trPr>
          <w:trHeight w:val="530"/>
        </w:trPr>
        <w:tc>
          <w:tcPr>
            <w:tcW w:w="9074"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B93266D" w14:textId="77777777" w:rsidR="00720EBA" w:rsidRDefault="00720EBA" w:rsidP="00720EBA">
            <w:pPr>
              <w:spacing w:before="40" w:after="40" w:line="340" w:lineRule="auto"/>
              <w:rPr>
                <w:b/>
              </w:rPr>
            </w:pPr>
            <w:r>
              <w:rPr>
                <w:b/>
              </w:rPr>
              <w:t>Method</w:t>
            </w:r>
          </w:p>
        </w:tc>
      </w:tr>
      <w:tr w:rsidR="00720EBA" w14:paraId="0F02FD31" w14:textId="77777777" w:rsidTr="00720EBA">
        <w:trPr>
          <w:trHeight w:val="770"/>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AC1C074" w14:textId="77777777" w:rsidR="00720EBA" w:rsidRDefault="00720EBA" w:rsidP="00720EBA">
            <w:r>
              <w:rPr>
                <w:noProof/>
              </w:rPr>
              <w:drawing>
                <wp:inline distT="114300" distB="114300" distL="114300" distR="114300" wp14:anchorId="28D9993D" wp14:editId="3ED88E94">
                  <wp:extent cx="304800" cy="209550"/>
                  <wp:effectExtent l="0" t="0" r="0" b="0"/>
                  <wp:docPr id="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6012869" w14:textId="77777777" w:rsidR="00720EBA" w:rsidRDefault="00720EBA" w:rsidP="00720EBA">
            <w:pPr>
              <w:spacing w:line="261" w:lineRule="auto"/>
            </w:pPr>
            <w:r>
              <w:t>load(): void</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578312B" w14:textId="77777777" w:rsidR="00720EBA" w:rsidRDefault="00720EBA" w:rsidP="00720EBA">
            <w:pPr>
              <w:spacing w:line="261" w:lineRule="auto"/>
            </w:pPr>
            <w:r>
              <w:t>Tải lên mô hình từ file</w:t>
            </w:r>
          </w:p>
        </w:tc>
      </w:tr>
      <w:tr w:rsidR="00720EBA" w14:paraId="0DC09239" w14:textId="77777777" w:rsidTr="00720EBA">
        <w:trPr>
          <w:trHeight w:val="770"/>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B7E79E" w14:textId="77777777" w:rsidR="00720EBA" w:rsidRDefault="00720EBA" w:rsidP="00720EBA">
            <w:r>
              <w:rPr>
                <w:noProof/>
              </w:rPr>
              <w:drawing>
                <wp:inline distT="114300" distB="114300" distL="114300" distR="114300" wp14:anchorId="14E2A04E" wp14:editId="552C9053">
                  <wp:extent cx="304800" cy="20955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A3D4F53" w14:textId="77777777" w:rsidR="00720EBA" w:rsidRDefault="00720EBA" w:rsidP="00720EBA">
            <w:pPr>
              <w:spacing w:line="261" w:lineRule="auto"/>
            </w:pPr>
            <w:r>
              <w:t>save(): void</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D18DC1A" w14:textId="77777777" w:rsidR="00720EBA" w:rsidRDefault="00720EBA" w:rsidP="00720EBA">
            <w:pPr>
              <w:spacing w:line="261" w:lineRule="auto"/>
            </w:pPr>
            <w:r>
              <w:t>Lưu mô hình xuống file</w:t>
            </w:r>
          </w:p>
        </w:tc>
      </w:tr>
      <w:tr w:rsidR="00720EBA" w14:paraId="1C011B5F" w14:textId="77777777" w:rsidTr="00720EBA">
        <w:trPr>
          <w:trHeight w:val="770"/>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FB65C74" w14:textId="77777777" w:rsidR="00720EBA" w:rsidRDefault="00720EBA" w:rsidP="00720EBA">
            <w:r>
              <w:rPr>
                <w:noProof/>
              </w:rPr>
              <w:drawing>
                <wp:inline distT="114300" distB="114300" distL="114300" distR="114300" wp14:anchorId="29A99EA3" wp14:editId="6B37AEED">
                  <wp:extent cx="304800" cy="209550"/>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20591C4" w14:textId="77777777" w:rsidR="00720EBA" w:rsidRDefault="00720EBA" w:rsidP="00720EBA">
            <w:pPr>
              <w:spacing w:line="261" w:lineRule="auto"/>
            </w:pPr>
            <w:r>
              <w:t>train(data): void</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AB5D034" w14:textId="77777777" w:rsidR="00720EBA" w:rsidRDefault="00720EBA" w:rsidP="00720EBA">
            <w:pPr>
              <w:spacing w:line="261" w:lineRule="auto"/>
            </w:pPr>
            <w:r>
              <w:t>Thực hiện huấn luyện</w:t>
            </w:r>
          </w:p>
        </w:tc>
      </w:tr>
      <w:tr w:rsidR="00720EBA" w14:paraId="27407026" w14:textId="77777777" w:rsidTr="00720EBA">
        <w:trPr>
          <w:trHeight w:val="770"/>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183CE62" w14:textId="77777777" w:rsidR="00720EBA" w:rsidRDefault="00720EBA" w:rsidP="00720EBA">
            <w:r>
              <w:rPr>
                <w:noProof/>
              </w:rPr>
              <w:lastRenderedPageBreak/>
              <w:drawing>
                <wp:inline distT="114300" distB="114300" distL="114300" distR="114300" wp14:anchorId="523EA086" wp14:editId="47A11A35">
                  <wp:extent cx="304800" cy="209550"/>
                  <wp:effectExtent l="0" t="0" r="0" b="0"/>
                  <wp:docPr id="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8917701" w14:textId="77777777" w:rsidR="00720EBA" w:rsidRDefault="00720EBA" w:rsidP="00720EBA">
            <w:pPr>
              <w:spacing w:line="261" w:lineRule="auto"/>
            </w:pPr>
            <w:r>
              <w:t>predict(data): void</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F8F4B17" w14:textId="77777777" w:rsidR="00720EBA" w:rsidRDefault="00720EBA" w:rsidP="00720EBA">
            <w:pPr>
              <w:spacing w:line="261" w:lineRule="auto"/>
            </w:pPr>
            <w:r>
              <w:t>Dự báo nhu cầu rút tiền cho 7 ngày tiếp theo</w:t>
            </w:r>
          </w:p>
        </w:tc>
      </w:tr>
    </w:tbl>
    <w:p w14:paraId="6E1B1D85" w14:textId="77777777" w:rsidR="00720EBA" w:rsidRDefault="00720EBA" w:rsidP="00720EBA">
      <w:pPr>
        <w:pStyle w:val="Heading3"/>
        <w:keepLines w:val="0"/>
        <w:numPr>
          <w:ilvl w:val="2"/>
          <w:numId w:val="0"/>
        </w:numPr>
        <w:tabs>
          <w:tab w:val="left" w:pos="0"/>
          <w:tab w:val="left" w:pos="576"/>
          <w:tab w:val="left" w:pos="720"/>
        </w:tabs>
        <w:spacing w:before="240" w:after="60" w:line="288" w:lineRule="auto"/>
        <w:ind w:left="2160" w:hanging="360"/>
      </w:pPr>
      <w:bookmarkStart w:id="44" w:name="_heading=h.gnn4fjm5m0tt" w:colFirst="0" w:colLast="0"/>
      <w:bookmarkStart w:id="45" w:name="_Toc60976041"/>
      <w:bookmarkEnd w:id="44"/>
      <w:r>
        <w:t>DailyTrainsAmount</w:t>
      </w:r>
      <w:bookmarkEnd w:id="45"/>
    </w:p>
    <w:tbl>
      <w:tblPr>
        <w:tblW w:w="9074" w:type="dxa"/>
        <w:tblBorders>
          <w:top w:val="nil"/>
          <w:left w:val="nil"/>
          <w:bottom w:val="nil"/>
          <w:right w:val="nil"/>
          <w:insideH w:val="nil"/>
          <w:insideV w:val="nil"/>
        </w:tblBorders>
        <w:tblLayout w:type="fixed"/>
        <w:tblLook w:val="0600" w:firstRow="0" w:lastRow="0" w:firstColumn="0" w:lastColumn="0" w:noHBand="1" w:noVBand="1"/>
      </w:tblPr>
      <w:tblGrid>
        <w:gridCol w:w="704"/>
        <w:gridCol w:w="2730"/>
        <w:gridCol w:w="5640"/>
      </w:tblGrid>
      <w:tr w:rsidR="00720EBA" w14:paraId="7A775C4F" w14:textId="77777777" w:rsidTr="00720EBA">
        <w:trPr>
          <w:trHeight w:val="530"/>
        </w:trPr>
        <w:tc>
          <w:tcPr>
            <w:tcW w:w="3434" w:type="dxa"/>
            <w:gridSpan w:val="2"/>
            <w:tcBorders>
              <w:top w:val="single" w:sz="8" w:space="0" w:color="000000"/>
              <w:left w:val="single" w:sz="8" w:space="0" w:color="000000"/>
              <w:bottom w:val="single" w:sz="8" w:space="0" w:color="000000"/>
              <w:right w:val="single" w:sz="8" w:space="0" w:color="000000"/>
            </w:tcBorders>
            <w:shd w:val="clear" w:color="auto" w:fill="000080"/>
            <w:tcMar>
              <w:top w:w="100" w:type="dxa"/>
              <w:left w:w="100" w:type="dxa"/>
              <w:bottom w:w="100" w:type="dxa"/>
              <w:right w:w="100" w:type="dxa"/>
            </w:tcMar>
          </w:tcPr>
          <w:p w14:paraId="21486E9B" w14:textId="77777777" w:rsidR="00720EBA" w:rsidRDefault="00720EBA" w:rsidP="00720EBA">
            <w:pPr>
              <w:spacing w:before="40" w:after="40" w:line="340" w:lineRule="auto"/>
              <w:rPr>
                <w:b/>
                <w:i/>
                <w:color w:val="FFFFFF"/>
              </w:rPr>
            </w:pPr>
            <w:r>
              <w:rPr>
                <w:b/>
                <w:i/>
                <w:color w:val="FFFFFF"/>
              </w:rPr>
              <w:t>Name</w:t>
            </w:r>
          </w:p>
        </w:tc>
        <w:tc>
          <w:tcPr>
            <w:tcW w:w="5640" w:type="dxa"/>
            <w:tcBorders>
              <w:top w:val="single" w:sz="8" w:space="0" w:color="000000"/>
              <w:left w:val="nil"/>
              <w:bottom w:val="single" w:sz="8" w:space="0" w:color="000000"/>
              <w:right w:val="single" w:sz="8" w:space="0" w:color="000000"/>
            </w:tcBorders>
            <w:shd w:val="clear" w:color="auto" w:fill="000080"/>
            <w:tcMar>
              <w:top w:w="100" w:type="dxa"/>
              <w:left w:w="100" w:type="dxa"/>
              <w:bottom w:w="100" w:type="dxa"/>
              <w:right w:w="100" w:type="dxa"/>
            </w:tcMar>
          </w:tcPr>
          <w:p w14:paraId="72C7EA60" w14:textId="77777777" w:rsidR="00720EBA" w:rsidRDefault="00720EBA" w:rsidP="00720EBA">
            <w:pPr>
              <w:spacing w:before="40" w:after="40" w:line="340" w:lineRule="auto"/>
              <w:rPr>
                <w:b/>
                <w:i/>
                <w:color w:val="FFFFFF"/>
              </w:rPr>
            </w:pPr>
            <w:r>
              <w:rPr>
                <w:b/>
                <w:i/>
                <w:color w:val="FFFFFF"/>
              </w:rPr>
              <w:t>Description</w:t>
            </w:r>
          </w:p>
        </w:tc>
      </w:tr>
      <w:tr w:rsidR="00720EBA" w14:paraId="0AF60830" w14:textId="77777777" w:rsidTr="00720EBA">
        <w:trPr>
          <w:trHeight w:val="530"/>
        </w:trPr>
        <w:tc>
          <w:tcPr>
            <w:tcW w:w="9074"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01D3138" w14:textId="77777777" w:rsidR="00720EBA" w:rsidRDefault="00720EBA" w:rsidP="00720EBA">
            <w:pPr>
              <w:spacing w:before="40" w:after="40" w:line="340" w:lineRule="auto"/>
              <w:rPr>
                <w:b/>
              </w:rPr>
            </w:pPr>
            <w:r>
              <w:rPr>
                <w:b/>
              </w:rPr>
              <w:t>Properties</w:t>
            </w:r>
          </w:p>
        </w:tc>
      </w:tr>
      <w:tr w:rsidR="00720EBA" w14:paraId="6DF1B24E" w14:textId="77777777" w:rsidTr="00720EBA">
        <w:trPr>
          <w:trHeight w:val="88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BA4E0EC" w14:textId="77777777" w:rsidR="00720EBA" w:rsidRDefault="00720EBA" w:rsidP="00720EBA">
            <w:r>
              <w:rPr>
                <w:noProof/>
              </w:rPr>
              <w:drawing>
                <wp:inline distT="114300" distB="114300" distL="114300" distR="114300" wp14:anchorId="0A7741D1" wp14:editId="1C24AB3F">
                  <wp:extent cx="314325" cy="292100"/>
                  <wp:effectExtent l="0" t="0" r="0" b="0"/>
                  <wp:docPr id="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14325" cy="29210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F557C27" w14:textId="77777777" w:rsidR="00720EBA" w:rsidRDefault="00720EBA" w:rsidP="00720EBA">
            <w:pPr>
              <w:spacing w:line="261" w:lineRule="auto"/>
            </w:pPr>
            <w:r>
              <w:t>ATMCODE: string</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D88A369" w14:textId="77777777" w:rsidR="00720EBA" w:rsidRDefault="00720EBA" w:rsidP="00720EBA">
            <w:pPr>
              <w:spacing w:line="261" w:lineRule="auto"/>
            </w:pPr>
            <w:r>
              <w:t>Mã ATM</w:t>
            </w:r>
          </w:p>
        </w:tc>
      </w:tr>
      <w:tr w:rsidR="00720EBA" w14:paraId="0E9A40BA" w14:textId="77777777" w:rsidTr="00720EBA">
        <w:trPr>
          <w:trHeight w:val="88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C525F42" w14:textId="77777777" w:rsidR="00720EBA" w:rsidRDefault="00720EBA" w:rsidP="00720EBA">
            <w:r>
              <w:rPr>
                <w:noProof/>
              </w:rPr>
              <w:drawing>
                <wp:inline distT="114300" distB="114300" distL="114300" distR="114300" wp14:anchorId="45CA4BD4" wp14:editId="7CCBE9D7">
                  <wp:extent cx="314325" cy="292100"/>
                  <wp:effectExtent l="0" t="0" r="0" b="0"/>
                  <wp:docPr id="5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14325" cy="29210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F1D49CF" w14:textId="77777777" w:rsidR="00720EBA" w:rsidRDefault="00720EBA" w:rsidP="00720EBA">
            <w:pPr>
              <w:spacing w:line="261" w:lineRule="auto"/>
            </w:pPr>
            <w:r>
              <w:t>DATE: string</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1A55428" w14:textId="77777777" w:rsidR="00720EBA" w:rsidRDefault="00720EBA" w:rsidP="00720EBA">
            <w:pPr>
              <w:spacing w:line="261" w:lineRule="auto"/>
            </w:pPr>
            <w:r>
              <w:t>Ngày giao dịch</w:t>
            </w:r>
          </w:p>
        </w:tc>
      </w:tr>
      <w:tr w:rsidR="00720EBA" w14:paraId="3D0D8219" w14:textId="77777777" w:rsidTr="00720EBA">
        <w:trPr>
          <w:trHeight w:val="88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EB1C9E7" w14:textId="77777777" w:rsidR="00720EBA" w:rsidRDefault="00720EBA" w:rsidP="00720EBA">
            <w:r>
              <w:rPr>
                <w:noProof/>
              </w:rPr>
              <w:drawing>
                <wp:inline distT="114300" distB="114300" distL="114300" distR="114300" wp14:anchorId="35D6D78A" wp14:editId="0E179B7B">
                  <wp:extent cx="314325" cy="292100"/>
                  <wp:effectExtent l="0" t="0" r="0" b="0"/>
                  <wp:docPr id="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14325" cy="29210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59B94D0" w14:textId="77777777" w:rsidR="00720EBA" w:rsidRDefault="00720EBA" w:rsidP="00720EBA">
            <w:pPr>
              <w:spacing w:line="261" w:lineRule="auto"/>
            </w:pPr>
            <w:r>
              <w:t>REALAMOUNT: float</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CA8A6A3" w14:textId="77777777" w:rsidR="00720EBA" w:rsidRDefault="00720EBA" w:rsidP="00720EBA">
            <w:pPr>
              <w:spacing w:line="261" w:lineRule="auto"/>
            </w:pPr>
            <w:r>
              <w:t xml:space="preserve">Khối lượng giao dịch thực tế </w:t>
            </w:r>
          </w:p>
        </w:tc>
      </w:tr>
      <w:tr w:rsidR="00720EBA" w14:paraId="5B2EC8C5" w14:textId="77777777" w:rsidTr="00720EBA">
        <w:trPr>
          <w:trHeight w:val="886"/>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A44CC7A" w14:textId="77777777" w:rsidR="00720EBA" w:rsidRDefault="00720EBA" w:rsidP="00720EBA">
            <w:r>
              <w:rPr>
                <w:noProof/>
              </w:rPr>
              <w:drawing>
                <wp:inline distT="114300" distB="114300" distL="114300" distR="114300" wp14:anchorId="3AB48910" wp14:editId="3AFAFA50">
                  <wp:extent cx="314325" cy="2921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14325" cy="29210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C654487" w14:textId="77777777" w:rsidR="00720EBA" w:rsidRDefault="00720EBA" w:rsidP="00720EBA">
            <w:pPr>
              <w:spacing w:line="261" w:lineRule="auto"/>
            </w:pPr>
            <w:r>
              <w:t>PREDAMOUNT: float</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402D192" w14:textId="77777777" w:rsidR="00720EBA" w:rsidRDefault="00720EBA" w:rsidP="00720EBA">
            <w:pPr>
              <w:spacing w:line="261" w:lineRule="auto"/>
            </w:pPr>
            <w:r>
              <w:t xml:space="preserve"> Khối  lượng giao dịch dự đoán</w:t>
            </w:r>
          </w:p>
        </w:tc>
      </w:tr>
      <w:tr w:rsidR="00720EBA" w14:paraId="20060F8A" w14:textId="77777777" w:rsidTr="00720EBA">
        <w:trPr>
          <w:trHeight w:val="530"/>
        </w:trPr>
        <w:tc>
          <w:tcPr>
            <w:tcW w:w="9074"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CD91BA3" w14:textId="77777777" w:rsidR="00720EBA" w:rsidRDefault="00720EBA" w:rsidP="00720EBA">
            <w:pPr>
              <w:spacing w:before="40" w:after="40" w:line="340" w:lineRule="auto"/>
              <w:rPr>
                <w:b/>
              </w:rPr>
            </w:pPr>
            <w:r>
              <w:rPr>
                <w:b/>
              </w:rPr>
              <w:t>Method</w:t>
            </w:r>
          </w:p>
        </w:tc>
      </w:tr>
      <w:tr w:rsidR="00720EBA" w14:paraId="1042C107" w14:textId="77777777" w:rsidTr="00720EBA">
        <w:trPr>
          <w:trHeight w:val="770"/>
        </w:trPr>
        <w:tc>
          <w:tcPr>
            <w:tcW w:w="704"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38ED403" w14:textId="77777777" w:rsidR="00720EBA" w:rsidRDefault="00720EBA" w:rsidP="00720EBA">
            <w:r>
              <w:rPr>
                <w:noProof/>
              </w:rPr>
              <w:drawing>
                <wp:inline distT="114300" distB="114300" distL="114300" distR="114300" wp14:anchorId="49619E30" wp14:editId="40FE6A15">
                  <wp:extent cx="304800" cy="209550"/>
                  <wp:effectExtent l="0" t="0" r="0"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04800" cy="209550"/>
                          </a:xfrm>
                          <a:prstGeom prst="rect">
                            <a:avLst/>
                          </a:prstGeom>
                          <a:ln/>
                        </pic:spPr>
                      </pic:pic>
                    </a:graphicData>
                  </a:graphic>
                </wp:inline>
              </w:drawing>
            </w:r>
          </w:p>
        </w:tc>
        <w:tc>
          <w:tcPr>
            <w:tcW w:w="273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9683761" w14:textId="77777777" w:rsidR="00720EBA" w:rsidRDefault="00720EBA" w:rsidP="00720EBA">
            <w:pPr>
              <w:spacing w:line="261" w:lineRule="auto"/>
            </w:pPr>
            <w:r>
              <w:t>copyFrom(entity): void</w:t>
            </w:r>
          </w:p>
        </w:tc>
        <w:tc>
          <w:tcPr>
            <w:tcW w:w="564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E21583B" w14:textId="77777777" w:rsidR="00720EBA" w:rsidRDefault="00720EBA" w:rsidP="00720EBA">
            <w:pPr>
              <w:spacing w:line="261" w:lineRule="auto"/>
            </w:pPr>
            <w:r>
              <w:t>Copy thuộc tính từ một thực thể</w:t>
            </w:r>
          </w:p>
        </w:tc>
      </w:tr>
    </w:tbl>
    <w:p w14:paraId="6BF3EB1A" w14:textId="77777777" w:rsidR="00720EBA" w:rsidRDefault="00720EBA" w:rsidP="00720EBA">
      <w:pPr>
        <w:pStyle w:val="Heading3"/>
        <w:keepLines w:val="0"/>
        <w:numPr>
          <w:ilvl w:val="2"/>
          <w:numId w:val="0"/>
        </w:numPr>
        <w:tabs>
          <w:tab w:val="left" w:pos="0"/>
          <w:tab w:val="left" w:pos="576"/>
          <w:tab w:val="left" w:pos="720"/>
        </w:tabs>
        <w:spacing w:before="240" w:after="60" w:line="288" w:lineRule="auto"/>
        <w:ind w:left="2160" w:hanging="360"/>
      </w:pPr>
      <w:bookmarkStart w:id="46" w:name="_heading=h.sqkebe4wtiht" w:colFirst="0" w:colLast="0"/>
      <w:bookmarkEnd w:id="46"/>
    </w:p>
    <w:p w14:paraId="078F422E" w14:textId="77777777" w:rsidR="00720EBA" w:rsidRPr="00720EBA" w:rsidRDefault="00720EBA" w:rsidP="00720EBA">
      <w:pPr>
        <w:pStyle w:val="Heading1"/>
      </w:pPr>
      <w:bookmarkStart w:id="47" w:name="_heading=h.3znysh7" w:colFirst="0" w:colLast="0"/>
      <w:bookmarkStart w:id="48" w:name="_Toc60976042"/>
      <w:bookmarkEnd w:id="47"/>
      <w:r w:rsidRPr="00720EBA">
        <w:lastRenderedPageBreak/>
        <w:t>Thiết kế dữ liệu</w:t>
      </w:r>
      <w:bookmarkEnd w:id="48"/>
    </w:p>
    <w:p w14:paraId="1DEA8A66" w14:textId="77777777" w:rsidR="00720EBA" w:rsidRDefault="00720EBA" w:rsidP="00720EBA">
      <w:r>
        <w:rPr>
          <w:noProof/>
        </w:rPr>
        <w:drawing>
          <wp:inline distT="114300" distB="114300" distL="114300" distR="114300" wp14:anchorId="7B388EE0" wp14:editId="43CE331E">
            <wp:extent cx="5759775" cy="965200"/>
            <wp:effectExtent l="0" t="0" r="0" b="0"/>
            <wp:docPr id="3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59775" cy="965200"/>
                    </a:xfrm>
                    <a:prstGeom prst="rect">
                      <a:avLst/>
                    </a:prstGeom>
                    <a:ln/>
                  </pic:spPr>
                </pic:pic>
              </a:graphicData>
            </a:graphic>
          </wp:inline>
        </w:drawing>
      </w:r>
    </w:p>
    <w:p w14:paraId="49CC1A8F" w14:textId="77777777" w:rsidR="00720EBA" w:rsidRDefault="00720EBA" w:rsidP="00720EBA">
      <w:pPr>
        <w:pStyle w:val="Heading1"/>
      </w:pPr>
      <w:bookmarkStart w:id="49" w:name="_heading=h.2et92p0" w:colFirst="0" w:colLast="0"/>
      <w:bookmarkStart w:id="50" w:name="_heading=h.tyjcwt" w:colFirst="0" w:colLast="0"/>
      <w:bookmarkStart w:id="51" w:name="_Toc60976043"/>
      <w:bookmarkEnd w:id="49"/>
      <w:bookmarkEnd w:id="50"/>
      <w:r w:rsidRPr="00720EBA">
        <w:lastRenderedPageBreak/>
        <w:t>Thiết kế giao diện người dùng</w:t>
      </w:r>
      <w:bookmarkEnd w:id="51"/>
    </w:p>
    <w:p w14:paraId="3623BFEF" w14:textId="77777777" w:rsidR="00720EBA" w:rsidRDefault="00720EBA" w:rsidP="00720EBA">
      <w:pPr>
        <w:pStyle w:val="Heading2"/>
        <w:keepNext/>
        <w:tabs>
          <w:tab w:val="left" w:pos="720"/>
        </w:tabs>
        <w:autoSpaceDE/>
        <w:autoSpaceDN/>
        <w:spacing w:before="240" w:after="60" w:line="288" w:lineRule="auto"/>
        <w:ind w:left="1440" w:hanging="360"/>
      </w:pPr>
      <w:bookmarkStart w:id="52" w:name="_heading=h.uu8ryi9cis0n" w:colFirst="0" w:colLast="0"/>
      <w:bookmarkStart w:id="53" w:name="_Toc60976044"/>
      <w:bookmarkEnd w:id="52"/>
      <w:r>
        <w:t>Màn hình chính hệ thống</w:t>
      </w:r>
      <w:bookmarkEnd w:id="53"/>
    </w:p>
    <w:p w14:paraId="14870174" w14:textId="77777777" w:rsidR="00720EBA" w:rsidRDefault="00720EBA" w:rsidP="00720EBA">
      <w:r>
        <w:rPr>
          <w:noProof/>
        </w:rPr>
        <w:drawing>
          <wp:inline distT="114300" distB="114300" distL="114300" distR="114300" wp14:anchorId="588BD698" wp14:editId="07B4771D">
            <wp:extent cx="5759775" cy="2921000"/>
            <wp:effectExtent l="0" t="0" r="0" b="0"/>
            <wp:docPr id="3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759775" cy="2921000"/>
                    </a:xfrm>
                    <a:prstGeom prst="rect">
                      <a:avLst/>
                    </a:prstGeom>
                    <a:ln/>
                  </pic:spPr>
                </pic:pic>
              </a:graphicData>
            </a:graphic>
          </wp:inline>
        </w:drawing>
      </w:r>
    </w:p>
    <w:p w14:paraId="1A4F7983" w14:textId="77777777" w:rsidR="00720EBA" w:rsidRDefault="00720EBA" w:rsidP="00720EBA">
      <w:pPr>
        <w:pStyle w:val="Heading2"/>
        <w:keepNext/>
        <w:tabs>
          <w:tab w:val="left" w:pos="720"/>
        </w:tabs>
        <w:autoSpaceDE/>
        <w:autoSpaceDN/>
        <w:spacing w:before="240" w:after="60" w:line="288" w:lineRule="auto"/>
        <w:ind w:left="1440" w:hanging="360"/>
      </w:pPr>
      <w:bookmarkStart w:id="54" w:name="_heading=h.2fy6tkx0wa53" w:colFirst="0" w:colLast="0"/>
      <w:bookmarkStart w:id="55" w:name="_Toc60976045"/>
      <w:bookmarkEnd w:id="54"/>
      <w:r>
        <w:t>Popup thông tin cây ATM</w:t>
      </w:r>
      <w:bookmarkEnd w:id="55"/>
    </w:p>
    <w:p w14:paraId="75F55D2B" w14:textId="77777777" w:rsidR="00720EBA" w:rsidRDefault="00720EBA" w:rsidP="00720EBA">
      <w:pPr>
        <w:jc w:val="center"/>
      </w:pPr>
      <w:r>
        <w:rPr>
          <w:noProof/>
        </w:rPr>
        <w:drawing>
          <wp:inline distT="114300" distB="114300" distL="114300" distR="114300" wp14:anchorId="314A4A9C" wp14:editId="0A1D098F">
            <wp:extent cx="2486025" cy="2876550"/>
            <wp:effectExtent l="0" t="0" r="0" b="0"/>
            <wp:docPr id="3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2486025" cy="2876550"/>
                    </a:xfrm>
                    <a:prstGeom prst="rect">
                      <a:avLst/>
                    </a:prstGeom>
                    <a:ln/>
                  </pic:spPr>
                </pic:pic>
              </a:graphicData>
            </a:graphic>
          </wp:inline>
        </w:drawing>
      </w:r>
    </w:p>
    <w:p w14:paraId="61043EDE" w14:textId="77777777" w:rsidR="00720EBA" w:rsidRDefault="00720EBA" w:rsidP="00720EBA">
      <w:pPr>
        <w:jc w:val="center"/>
      </w:pPr>
    </w:p>
    <w:p w14:paraId="7AECBB6A" w14:textId="77777777" w:rsidR="00720EBA" w:rsidRDefault="00720EBA" w:rsidP="00720EBA">
      <w:pPr>
        <w:pStyle w:val="Heading2"/>
        <w:keepNext/>
        <w:tabs>
          <w:tab w:val="left" w:pos="720"/>
        </w:tabs>
        <w:autoSpaceDE/>
        <w:autoSpaceDN/>
        <w:spacing w:before="240" w:after="60" w:line="288" w:lineRule="auto"/>
        <w:ind w:left="1440" w:hanging="360"/>
      </w:pPr>
      <w:bookmarkStart w:id="56" w:name="_heading=h.rx0j8pvovnk1" w:colFirst="0" w:colLast="0"/>
      <w:bookmarkStart w:id="57" w:name="_Toc60976046"/>
      <w:bookmarkEnd w:id="56"/>
      <w:r>
        <w:lastRenderedPageBreak/>
        <w:t>Dialog dự báo nhu cầu rút tiền 7 ngày tiếp theo của từng cây ATM</w:t>
      </w:r>
      <w:bookmarkEnd w:id="57"/>
    </w:p>
    <w:p w14:paraId="66DEB982" w14:textId="77777777" w:rsidR="00720EBA" w:rsidRDefault="00720EBA" w:rsidP="00720EBA">
      <w:pPr>
        <w:jc w:val="center"/>
      </w:pPr>
      <w:r>
        <w:rPr>
          <w:noProof/>
        </w:rPr>
        <w:drawing>
          <wp:inline distT="114300" distB="114300" distL="114300" distR="114300" wp14:anchorId="17045FFC" wp14:editId="1DE30065">
            <wp:extent cx="5512597" cy="5872717"/>
            <wp:effectExtent l="0" t="0" r="0" b="0"/>
            <wp:docPr id="4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512597" cy="5872717"/>
                    </a:xfrm>
                    <a:prstGeom prst="rect">
                      <a:avLst/>
                    </a:prstGeom>
                    <a:ln/>
                  </pic:spPr>
                </pic:pic>
              </a:graphicData>
            </a:graphic>
          </wp:inline>
        </w:drawing>
      </w:r>
    </w:p>
    <w:p w14:paraId="097F8E91" w14:textId="77777777" w:rsidR="00720EBA" w:rsidRDefault="00720EBA" w:rsidP="00720EBA">
      <w:pPr>
        <w:pStyle w:val="Heading2"/>
        <w:keepNext/>
        <w:tabs>
          <w:tab w:val="left" w:pos="720"/>
        </w:tabs>
        <w:autoSpaceDE/>
        <w:autoSpaceDN/>
        <w:spacing w:before="240" w:after="60" w:line="288" w:lineRule="auto"/>
        <w:ind w:left="1440" w:hanging="360"/>
      </w:pPr>
      <w:bookmarkStart w:id="58" w:name="_heading=h.dqzeib24qb5x" w:colFirst="0" w:colLast="0"/>
      <w:bookmarkStart w:id="59" w:name="_Toc60976047"/>
      <w:bookmarkEnd w:id="58"/>
      <w:r>
        <w:t>Dialog dự báo nhu cầu rút tiền</w:t>
      </w:r>
      <w:bookmarkEnd w:id="59"/>
    </w:p>
    <w:p w14:paraId="7D8CF816" w14:textId="77777777" w:rsidR="00720EBA" w:rsidRDefault="00720EBA" w:rsidP="00720EBA">
      <w:r>
        <w:rPr>
          <w:noProof/>
        </w:rPr>
        <w:drawing>
          <wp:inline distT="114300" distB="114300" distL="114300" distR="114300" wp14:anchorId="2892DEDC" wp14:editId="257C724B">
            <wp:extent cx="5759775" cy="1168400"/>
            <wp:effectExtent l="0" t="0" r="0" b="0"/>
            <wp:docPr id="6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59775" cy="1168400"/>
                    </a:xfrm>
                    <a:prstGeom prst="rect">
                      <a:avLst/>
                    </a:prstGeom>
                    <a:ln/>
                  </pic:spPr>
                </pic:pic>
              </a:graphicData>
            </a:graphic>
          </wp:inline>
        </w:drawing>
      </w:r>
    </w:p>
    <w:p w14:paraId="241652AA" w14:textId="77777777" w:rsidR="00720EBA" w:rsidRDefault="00720EBA" w:rsidP="00720EBA">
      <w:pPr>
        <w:pStyle w:val="Heading2"/>
        <w:keepNext/>
        <w:tabs>
          <w:tab w:val="left" w:pos="720"/>
        </w:tabs>
        <w:autoSpaceDE/>
        <w:autoSpaceDN/>
        <w:spacing w:before="240" w:after="60" w:line="288" w:lineRule="auto"/>
        <w:ind w:left="1440" w:hanging="360"/>
      </w:pPr>
      <w:bookmarkStart w:id="60" w:name="_heading=h.ucwxjx401vzb" w:colFirst="0" w:colLast="0"/>
      <w:bookmarkStart w:id="61" w:name="_Toc60976048"/>
      <w:bookmarkEnd w:id="60"/>
      <w:r>
        <w:lastRenderedPageBreak/>
        <w:t>Dialog danh sách cây ATM</w:t>
      </w:r>
      <w:bookmarkEnd w:id="61"/>
    </w:p>
    <w:sdt>
      <w:sdtPr>
        <w:tag w:val="goog_rdk_3"/>
        <w:id w:val="-1273241865"/>
      </w:sdtPr>
      <w:sdtEndPr/>
      <w:sdtContent>
        <w:p w14:paraId="076E022D" w14:textId="77777777" w:rsidR="00720EBA" w:rsidRDefault="00720EBA" w:rsidP="00720EBA">
          <w:pPr>
            <w:rPr>
              <w:ins w:id="62" w:author="Huyen Nguyen" w:date="2021-01-06T10:05:00Z"/>
            </w:rPr>
          </w:pPr>
          <w:r>
            <w:rPr>
              <w:noProof/>
            </w:rPr>
            <w:drawing>
              <wp:inline distT="114300" distB="114300" distL="114300" distR="114300" wp14:anchorId="32396EF4" wp14:editId="606259F6">
                <wp:extent cx="5759775" cy="1104900"/>
                <wp:effectExtent l="0" t="0" r="0" b="0"/>
                <wp:docPr id="6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759775" cy="1104900"/>
                        </a:xfrm>
                        <a:prstGeom prst="rect">
                          <a:avLst/>
                        </a:prstGeom>
                        <a:ln/>
                      </pic:spPr>
                    </pic:pic>
                  </a:graphicData>
                </a:graphic>
              </wp:inline>
            </w:drawing>
          </w:r>
          <w:sdt>
            <w:sdtPr>
              <w:tag w:val="goog_rdk_2"/>
              <w:id w:val="2018653394"/>
            </w:sdtPr>
            <w:sdtEndPr/>
            <w:sdtContent/>
          </w:sdt>
        </w:p>
      </w:sdtContent>
    </w:sdt>
    <w:p w14:paraId="22563797" w14:textId="77777777" w:rsidR="00720EBA" w:rsidRDefault="00720EBA" w:rsidP="00720EBA">
      <w:pPr>
        <w:pStyle w:val="Heading2"/>
        <w:keepNext/>
        <w:tabs>
          <w:tab w:val="left" w:pos="720"/>
        </w:tabs>
        <w:autoSpaceDE/>
        <w:autoSpaceDN/>
        <w:spacing w:before="240" w:after="60" w:line="288" w:lineRule="auto"/>
        <w:ind w:left="1440" w:hanging="360"/>
      </w:pPr>
      <w:bookmarkStart w:id="63" w:name="_heading=h.7j7oyrftjb6k" w:colFirst="0" w:colLast="0"/>
      <w:bookmarkStart w:id="64" w:name="_Toc60976049"/>
      <w:bookmarkEnd w:id="63"/>
      <w:r>
        <w:t>Dialog Cấu hình hệ thống</w:t>
      </w:r>
      <w:bookmarkEnd w:id="64"/>
    </w:p>
    <w:p w14:paraId="609F5B05" w14:textId="77777777" w:rsidR="00720EBA" w:rsidRDefault="00720EBA" w:rsidP="00720EBA">
      <w:pPr>
        <w:jc w:val="center"/>
      </w:pPr>
      <w:r>
        <w:rPr>
          <w:noProof/>
        </w:rPr>
        <w:drawing>
          <wp:inline distT="114300" distB="114300" distL="114300" distR="114300" wp14:anchorId="38220B9C" wp14:editId="0D241FF7">
            <wp:extent cx="3419475" cy="2628900"/>
            <wp:effectExtent l="0" t="0" r="0" b="0"/>
            <wp:docPr id="6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3419475" cy="2628900"/>
                    </a:xfrm>
                    <a:prstGeom prst="rect">
                      <a:avLst/>
                    </a:prstGeom>
                    <a:ln/>
                  </pic:spPr>
                </pic:pic>
              </a:graphicData>
            </a:graphic>
          </wp:inline>
        </w:drawing>
      </w:r>
    </w:p>
    <w:p w14:paraId="5C73AD60" w14:textId="77777777" w:rsidR="00720EBA" w:rsidRPr="00720EBA" w:rsidRDefault="00720EBA" w:rsidP="00720EBA">
      <w:pPr>
        <w:jc w:val="both"/>
      </w:pPr>
    </w:p>
    <w:p w14:paraId="5CCF1E8E" w14:textId="77777777" w:rsidR="00720EBA" w:rsidRDefault="00720EBA" w:rsidP="00720EBA">
      <w:pPr>
        <w:jc w:val="center"/>
        <w:rPr>
          <w:i/>
        </w:rPr>
      </w:pPr>
    </w:p>
    <w:p w14:paraId="10D40FE5" w14:textId="77777777" w:rsidR="00720EBA" w:rsidRDefault="00720EBA" w:rsidP="00720EBA">
      <w:pPr>
        <w:jc w:val="center"/>
        <w:rPr>
          <w:i/>
        </w:rPr>
        <w:sectPr w:rsidR="00720EBA" w:rsidSect="00720EBA">
          <w:pgSz w:w="11907" w:h="16840"/>
          <w:pgMar w:top="1133" w:right="1133" w:bottom="1700" w:left="1133" w:header="720" w:footer="720" w:gutter="0"/>
          <w:cols w:space="720"/>
          <w:docGrid w:linePitch="272"/>
        </w:sectPr>
      </w:pPr>
    </w:p>
    <w:p w14:paraId="327283A8" w14:textId="77777777" w:rsidR="00720EBA" w:rsidRDefault="00720EBA" w:rsidP="000852BB">
      <w:pPr>
        <w:jc w:val="center"/>
        <w:sectPr w:rsidR="00720EBA" w:rsidSect="000852BB">
          <w:pgSz w:w="11907" w:h="16840"/>
          <w:pgMar w:top="1133" w:right="1133" w:bottom="1700" w:left="1133" w:header="720" w:footer="720" w:gutter="0"/>
          <w:cols w:space="720"/>
          <w:docGrid w:linePitch="272"/>
        </w:sectPr>
      </w:pPr>
    </w:p>
    <w:p w14:paraId="6E319819" w14:textId="77777777" w:rsidR="000852BB" w:rsidRDefault="000852BB" w:rsidP="000852BB">
      <w:pPr>
        <w:jc w:val="both"/>
        <w:rPr>
          <w:b/>
        </w:rPr>
      </w:pPr>
    </w:p>
    <w:p w14:paraId="7FA4EFA3" w14:textId="77777777" w:rsidR="00C54633" w:rsidRPr="00C54633" w:rsidRDefault="00C54633" w:rsidP="000852BB">
      <w:pPr>
        <w:jc w:val="both"/>
      </w:pPr>
    </w:p>
    <w:p w14:paraId="758A4A74" w14:textId="77777777" w:rsidR="00C54633" w:rsidRPr="00C54633" w:rsidRDefault="00C54633" w:rsidP="000852BB">
      <w:pPr>
        <w:jc w:val="both"/>
      </w:pPr>
    </w:p>
    <w:p w14:paraId="5557494A" w14:textId="77777777" w:rsidR="004B3DE5" w:rsidRPr="002A4F9A" w:rsidRDefault="004B3DE5" w:rsidP="00720EBA">
      <w:pPr>
        <w:pStyle w:val="Heading1"/>
        <w:numPr>
          <w:ilvl w:val="0"/>
          <w:numId w:val="0"/>
        </w:numPr>
        <w:rPr>
          <w:rFonts w:eastAsia="MS Mincho"/>
          <w:lang w:eastAsia="ja-JP"/>
        </w:rPr>
      </w:pPr>
    </w:p>
    <w:sectPr w:rsidR="004B3DE5" w:rsidRPr="002A4F9A" w:rsidSect="00622422">
      <w:headerReference w:type="default" r:id="rId23"/>
      <w:footerReference w:type="default" r:id="rId24"/>
      <w:pgSz w:w="11909" w:h="16834" w:code="9"/>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17B5A" w14:textId="77777777" w:rsidR="00F5261D" w:rsidRDefault="00F5261D">
      <w:r>
        <w:separator/>
      </w:r>
    </w:p>
  </w:endnote>
  <w:endnote w:type="continuationSeparator" w:id="0">
    <w:p w14:paraId="560AC0A1" w14:textId="77777777" w:rsidR="00F5261D" w:rsidRDefault="00F5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ZapfDingbats"/>
    <w:charset w:val="02"/>
    <w:family w:val="auto"/>
    <w:pitch w:val="variable"/>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NI-Aptim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AA715" w14:textId="77777777" w:rsidR="00720EBA" w:rsidRPr="00D42D31" w:rsidRDefault="00720EBA" w:rsidP="00CC2345">
    <w:pPr>
      <w:pStyle w:val="Footer"/>
      <w:pBdr>
        <w:top w:val="single" w:sz="2" w:space="1" w:color="999999"/>
      </w:pBdr>
      <w:tabs>
        <w:tab w:val="clear" w:pos="8640"/>
        <w:tab w:val="right" w:pos="9000"/>
      </w:tabs>
      <w:ind w:left="0"/>
      <w:rPr>
        <w:color w:val="999999"/>
      </w:rPr>
    </w:pPr>
    <w:r w:rsidRPr="00D42D31">
      <w:rPr>
        <w:rStyle w:val="PageNumber"/>
        <w:color w:val="999999"/>
      </w:rPr>
      <w:tab/>
      <w:t>Tài liệu nội bộ</w:t>
    </w:r>
    <w:r w:rsidRPr="00D42D31">
      <w:rPr>
        <w:rStyle w:val="PageNumber"/>
        <w:color w:val="999999"/>
      </w:rPr>
      <w:tab/>
    </w:r>
    <w:r w:rsidRPr="00D42D31">
      <w:rPr>
        <w:rStyle w:val="PageNumber"/>
      </w:rPr>
      <w:fldChar w:fldCharType="begin"/>
    </w:r>
    <w:r w:rsidRPr="00D42D31">
      <w:rPr>
        <w:rStyle w:val="PageNumber"/>
      </w:rPr>
      <w:instrText xml:space="preserve"> PAGE </w:instrText>
    </w:r>
    <w:r w:rsidRPr="00D42D31">
      <w:rPr>
        <w:rStyle w:val="PageNumber"/>
      </w:rPr>
      <w:fldChar w:fldCharType="separate"/>
    </w:r>
    <w:r w:rsidR="004F61EE">
      <w:rPr>
        <w:rStyle w:val="PageNumber"/>
        <w:noProof/>
      </w:rPr>
      <w:t>33</w:t>
    </w:r>
    <w:r w:rsidRPr="00D42D31">
      <w:rPr>
        <w:rStyle w:val="PageNumber"/>
      </w:rPr>
      <w:fldChar w:fldCharType="end"/>
    </w:r>
    <w:r w:rsidRPr="00D42D31">
      <w:rPr>
        <w:rStyle w:val="PageNumber"/>
      </w:rPr>
      <w:t>/</w:t>
    </w:r>
    <w:r w:rsidRPr="00D42D31">
      <w:rPr>
        <w:rStyle w:val="PageNumber"/>
      </w:rPr>
      <w:fldChar w:fldCharType="begin"/>
    </w:r>
    <w:r w:rsidRPr="00D42D31">
      <w:rPr>
        <w:rStyle w:val="PageNumber"/>
      </w:rPr>
      <w:instrText xml:space="preserve"> NUMPAGES </w:instrText>
    </w:r>
    <w:r w:rsidRPr="00D42D31">
      <w:rPr>
        <w:rStyle w:val="PageNumber"/>
      </w:rPr>
      <w:fldChar w:fldCharType="separate"/>
    </w:r>
    <w:r w:rsidR="004F61EE">
      <w:rPr>
        <w:rStyle w:val="PageNumber"/>
        <w:noProof/>
      </w:rPr>
      <w:t>33</w:t>
    </w:r>
    <w:r w:rsidRPr="00D42D31">
      <w:rPr>
        <w:rStyle w:val="PageNumber"/>
      </w:rPr>
      <w:fldChar w:fldCharType="end"/>
    </w:r>
    <w:r w:rsidRPr="00D42D31">
      <w:rPr>
        <w:rStyle w:val="PageNumber"/>
        <w:color w:val="999999"/>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961AC" w14:textId="77777777" w:rsidR="00F5261D" w:rsidRDefault="00F5261D">
      <w:r>
        <w:separator/>
      </w:r>
    </w:p>
  </w:footnote>
  <w:footnote w:type="continuationSeparator" w:id="0">
    <w:p w14:paraId="02BCA8F2" w14:textId="77777777" w:rsidR="00F5261D" w:rsidRDefault="00F5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6C806" w14:textId="77777777" w:rsidR="00720EBA" w:rsidRPr="00D42D31" w:rsidRDefault="00720EBA" w:rsidP="00CC2345">
    <w:pPr>
      <w:pStyle w:val="Header"/>
      <w:pBdr>
        <w:bottom w:val="single" w:sz="2" w:space="1" w:color="999999"/>
      </w:pBdr>
      <w:tabs>
        <w:tab w:val="clear" w:pos="8640"/>
        <w:tab w:val="right" w:pos="9000"/>
      </w:tabs>
      <w:spacing w:line="240" w:lineRule="auto"/>
      <w:ind w:left="0"/>
      <w:rPr>
        <w:color w:val="999999"/>
      </w:rPr>
    </w:pPr>
    <w:r w:rsidRPr="00D42D31">
      <w:rPr>
        <w:rFonts w:cs="Tahoma"/>
        <w:bCs/>
        <w:iCs/>
        <w:color w:val="999999"/>
      </w:rPr>
      <w:t xml:space="preserve">&lt;Mã dự án&gt;: </w:t>
    </w:r>
    <w:r>
      <w:rPr>
        <w:rFonts w:cs="Tahoma"/>
        <w:bCs/>
        <w:iCs/>
        <w:color w:val="999999"/>
      </w:rPr>
      <w:t>Thiết kế chi tiết</w:t>
    </w:r>
    <w:r w:rsidRPr="00D42D31">
      <w:rPr>
        <w:rFonts w:cs="Tahoma"/>
        <w:bCs/>
        <w:iCs/>
        <w:color w:val="999999"/>
      </w:rPr>
      <w:t xml:space="preserve"> </w:t>
    </w:r>
    <w:r w:rsidRPr="00D42D31">
      <w:rPr>
        <w:rFonts w:cs="Tahoma"/>
        <w:bCs/>
        <w:iCs/>
        <w:color w:val="999999"/>
      </w:rPr>
      <w:tab/>
    </w:r>
    <w:r w:rsidRPr="00D42D31">
      <w:rPr>
        <w:rFonts w:cs="Tahoma"/>
        <w:bCs/>
        <w:iCs/>
        <w:color w:val="999999"/>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0" type="#_x0000_t75" style="width:3in;height:3in" o:bullet="t"/>
    </w:pict>
  </w:numPicBullet>
  <w:numPicBullet w:numPicBulletId="1">
    <w:pict>
      <v:shape id="_x0000_i1411" type="#_x0000_t75" style="width:3in;height:3in" o:bullet="t"/>
    </w:pict>
  </w:numPicBullet>
  <w:numPicBullet w:numPicBulletId="2">
    <w:pict>
      <v:shape id="_x0000_i1412" type="#_x0000_t75" style="width:3in;height:3in" o:bullet="t"/>
    </w:pict>
  </w:numPicBullet>
  <w:numPicBullet w:numPicBulletId="3">
    <w:pict>
      <v:shape id="_x0000_i1413" type="#_x0000_t75" style="width:3in;height:3in" o:bullet="t"/>
    </w:pict>
  </w:numPicBullet>
  <w:numPicBullet w:numPicBulletId="4">
    <w:pict>
      <v:shape id="_x0000_i1414" type="#_x0000_t75" style="width:3in;height:3in" o:bullet="t"/>
    </w:pict>
  </w:numPicBullet>
  <w:numPicBullet w:numPicBulletId="5">
    <w:pict>
      <v:shape id="_x0000_i1415" type="#_x0000_t75" style="width:3in;height:3in" o:bullet="t"/>
    </w:pict>
  </w:numPicBullet>
  <w:numPicBullet w:numPicBulletId="6">
    <w:pict>
      <v:shape id="_x0000_i1416" type="#_x0000_t75" style="width:3in;height:3in" o:bullet="t"/>
    </w:pict>
  </w:numPicBullet>
  <w:numPicBullet w:numPicBulletId="7">
    <w:pict>
      <v:shape id="_x0000_i1417" type="#_x0000_t75" style="width:3in;height:3in" o:bullet="t"/>
    </w:pict>
  </w:numPicBullet>
  <w:numPicBullet w:numPicBulletId="8">
    <w:pict>
      <v:shape id="_x0000_i1418" type="#_x0000_t75" style="width:3in;height:3in" o:bullet="t"/>
    </w:pict>
  </w:numPicBullet>
  <w:numPicBullet w:numPicBulletId="9">
    <w:pict>
      <v:shape id="_x0000_i1419" type="#_x0000_t75" style="width:3in;height:3in" o:bullet="t"/>
    </w:pict>
  </w:numPicBullet>
  <w:numPicBullet w:numPicBulletId="10">
    <w:pict>
      <v:shape id="_x0000_i1420" type="#_x0000_t75" style="width:3in;height:3in" o:bullet="t"/>
    </w:pict>
  </w:numPicBullet>
  <w:numPicBullet w:numPicBulletId="11">
    <w:pict>
      <v:shape id="_x0000_i1421" type="#_x0000_t75" style="width:3in;height:3in" o:bullet="t"/>
    </w:pict>
  </w:numPicBullet>
  <w:abstractNum w:abstractNumId="0" w15:restartNumberingAfterBreak="0">
    <w:nsid w:val="01A539EC"/>
    <w:multiLevelType w:val="multilevel"/>
    <w:tmpl w:val="C6461028"/>
    <w:lvl w:ilvl="0">
      <w:start w:val="1"/>
      <w:numFmt w:val="decimal"/>
      <w:pStyle w:val="ListNumber2"/>
      <w:lvlText w:val="%1."/>
      <w:lvlJc w:val="left"/>
      <w:pPr>
        <w:ind w:left="432" w:hanging="432"/>
      </w:pPr>
      <w:rPr>
        <w:sz w:val="24"/>
        <w:szCs w:val="24"/>
      </w:rPr>
    </w:lvl>
    <w:lvl w:ilvl="1">
      <w:start w:val="1"/>
      <w:numFmt w:val="upperRoman"/>
      <w:lvlText w:val="%2."/>
      <w:lvlJc w:val="left"/>
      <w:pPr>
        <w:ind w:left="576" w:hanging="576"/>
      </w:pPr>
      <w:rPr>
        <w:rFonts w:ascii="Times New Roman" w:eastAsia="Times New Roman" w:hAnsi="Times New Roman" w:cs="Times New Roman"/>
        <w:b w:val="0"/>
        <w:i w:val="0"/>
        <w:smallCaps w:val="0"/>
        <w:strike w:val="0"/>
        <w:color w:val="000000"/>
        <w:sz w:val="2"/>
        <w:szCs w:val="2"/>
        <w:highlight w:val="black"/>
        <w:u w:val="none"/>
        <w:vertAlign w:val="baseline"/>
      </w:rPr>
    </w:lvl>
    <w:lvl w:ilvl="2">
      <w:start w:val="1"/>
      <w:numFmt w:val="decimal"/>
      <w:lvlText w:val="%2.%3."/>
      <w:lvlJc w:val="left"/>
      <w:pPr>
        <w:ind w:left="1080" w:hanging="108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1" w15:restartNumberingAfterBreak="0">
    <w:nsid w:val="0812578B"/>
    <w:multiLevelType w:val="multilevel"/>
    <w:tmpl w:val="83E0B644"/>
    <w:lvl w:ilvl="0">
      <w:start w:val="1"/>
      <w:numFmt w:val="bullet"/>
      <w:pStyle w:val="ListNumber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D12487"/>
    <w:multiLevelType w:val="multilevel"/>
    <w:tmpl w:val="06680D00"/>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41325D"/>
    <w:multiLevelType w:val="multilevel"/>
    <w:tmpl w:val="0A8011E6"/>
    <w:lvl w:ilvl="0">
      <w:start w:val="1"/>
      <w:numFmt w:val="decimal"/>
      <w:pStyle w:val="Heading1"/>
      <w:lvlText w:val="%1."/>
      <w:lvlJc w:val="left"/>
      <w:pPr>
        <w:tabs>
          <w:tab w:val="num" w:pos="2070"/>
        </w:tabs>
        <w:ind w:left="2070" w:hanging="360"/>
      </w:pPr>
    </w:lvl>
    <w:lvl w:ilvl="1">
      <w:start w:val="1"/>
      <w:numFmt w:val="decimal"/>
      <w:pStyle w:val="Heading2"/>
      <w:lvlText w:val="%1.%2."/>
      <w:lvlJc w:val="left"/>
      <w:pPr>
        <w:tabs>
          <w:tab w:val="num" w:pos="2277"/>
        </w:tabs>
        <w:ind w:left="2277" w:hanging="567"/>
      </w:pPr>
    </w:lvl>
    <w:lvl w:ilvl="2">
      <w:start w:val="1"/>
      <w:numFmt w:val="decimal"/>
      <w:pStyle w:val="H3"/>
      <w:lvlText w:val="%1.%2.%3."/>
      <w:lvlJc w:val="left"/>
      <w:pPr>
        <w:tabs>
          <w:tab w:val="num" w:pos="3924"/>
        </w:tabs>
        <w:ind w:left="3924" w:hanging="504"/>
      </w:pPr>
    </w:lvl>
    <w:lvl w:ilvl="3">
      <w:start w:val="1"/>
      <w:numFmt w:val="decimal"/>
      <w:lvlText w:val="%1.%2.%3.%4."/>
      <w:lvlJc w:val="left"/>
      <w:pPr>
        <w:tabs>
          <w:tab w:val="num" w:pos="3438"/>
        </w:tabs>
        <w:ind w:left="3438" w:hanging="648"/>
      </w:pPr>
    </w:lvl>
    <w:lvl w:ilvl="4">
      <w:start w:val="1"/>
      <w:numFmt w:val="decimal"/>
      <w:lvlText w:val="%1.%2.%3.%4.%5."/>
      <w:lvlJc w:val="left"/>
      <w:pPr>
        <w:tabs>
          <w:tab w:val="num" w:pos="3942"/>
        </w:tabs>
        <w:ind w:left="3942" w:hanging="792"/>
      </w:pPr>
    </w:lvl>
    <w:lvl w:ilvl="5">
      <w:start w:val="1"/>
      <w:numFmt w:val="decimal"/>
      <w:lvlText w:val="%1.%2.%3.%4.%5.%6."/>
      <w:lvlJc w:val="left"/>
      <w:pPr>
        <w:tabs>
          <w:tab w:val="num" w:pos="4446"/>
        </w:tabs>
        <w:ind w:left="4446" w:hanging="936"/>
      </w:pPr>
    </w:lvl>
    <w:lvl w:ilvl="6">
      <w:start w:val="1"/>
      <w:numFmt w:val="decimal"/>
      <w:lvlText w:val="%1.%2.%3.%4.%5.%6.%7."/>
      <w:lvlJc w:val="left"/>
      <w:pPr>
        <w:tabs>
          <w:tab w:val="num" w:pos="4950"/>
        </w:tabs>
        <w:ind w:left="4950" w:hanging="1080"/>
      </w:pPr>
    </w:lvl>
    <w:lvl w:ilvl="7">
      <w:start w:val="1"/>
      <w:numFmt w:val="decimal"/>
      <w:lvlText w:val="%1.%2.%3.%4.%5.%6.%7.%8."/>
      <w:lvlJc w:val="left"/>
      <w:pPr>
        <w:tabs>
          <w:tab w:val="num" w:pos="5454"/>
        </w:tabs>
        <w:ind w:left="5454" w:hanging="1224"/>
      </w:pPr>
    </w:lvl>
    <w:lvl w:ilvl="8">
      <w:start w:val="1"/>
      <w:numFmt w:val="decimal"/>
      <w:lvlText w:val="%1.%2.%3.%4.%5.%6.%7.%8.%9."/>
      <w:lvlJc w:val="left"/>
      <w:pPr>
        <w:tabs>
          <w:tab w:val="num" w:pos="6030"/>
        </w:tabs>
        <w:ind w:left="6030" w:hanging="1440"/>
      </w:pPr>
    </w:lvl>
  </w:abstractNum>
  <w:abstractNum w:abstractNumId="4" w15:restartNumberingAfterBreak="0">
    <w:nsid w:val="10467175"/>
    <w:multiLevelType w:val="singleLevel"/>
    <w:tmpl w:val="6568E4E6"/>
    <w:lvl w:ilvl="0">
      <w:numFmt w:val="bullet"/>
      <w:pStyle w:val="Level2Textbullet"/>
      <w:lvlText w:val="-"/>
      <w:lvlJc w:val="left"/>
      <w:pPr>
        <w:tabs>
          <w:tab w:val="num" w:pos="792"/>
        </w:tabs>
        <w:ind w:left="792" w:hanging="360"/>
      </w:pPr>
      <w:rPr>
        <w:rFonts w:ascii="Times New Roman" w:hAnsi="Times New Roman" w:hint="default"/>
      </w:rPr>
    </w:lvl>
  </w:abstractNum>
  <w:abstractNum w:abstractNumId="5" w15:restartNumberingAfterBreak="0">
    <w:nsid w:val="13DF115B"/>
    <w:multiLevelType w:val="hybridMultilevel"/>
    <w:tmpl w:val="AAE8EFA0"/>
    <w:lvl w:ilvl="0" w:tplc="923A2978">
      <w:start w:val="1"/>
      <w:numFmt w:val="decimal"/>
      <w:lvlText w:val="%1."/>
      <w:lvlJc w:val="left"/>
      <w:pPr>
        <w:tabs>
          <w:tab w:val="num" w:pos="1080"/>
        </w:tabs>
        <w:ind w:left="1080" w:hanging="360"/>
      </w:pPr>
      <w:rPr>
        <w:rFonts w:hint="default"/>
      </w:rPr>
    </w:lvl>
    <w:lvl w:ilvl="1" w:tplc="02D04668">
      <w:start w:val="1"/>
      <w:numFmt w:val="bullet"/>
      <w:pStyle w:val="StyledoclistArial10p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46F22EE"/>
    <w:multiLevelType w:val="multilevel"/>
    <w:tmpl w:val="F44EEF1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Verdana" w:hAnsi="Verdana" w:hint="default"/>
        <w:b/>
        <w:i/>
        <w:color w:val="003300"/>
        <w:sz w:val="22"/>
      </w:rPr>
    </w:lvl>
    <w:lvl w:ilvl="2">
      <w:start w:val="1"/>
      <w:numFmt w:val="decimal"/>
      <w:lvlText w:val="%1.%2.%3"/>
      <w:lvlJc w:val="left"/>
      <w:pPr>
        <w:tabs>
          <w:tab w:val="num" w:pos="1170"/>
        </w:tabs>
        <w:ind w:left="117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15:restartNumberingAfterBreak="0">
    <w:nsid w:val="1D544ECE"/>
    <w:multiLevelType w:val="multilevel"/>
    <w:tmpl w:val="E7FC6AB0"/>
    <w:lvl w:ilvl="0">
      <w:start w:val="1"/>
      <w:numFmt w:val="bullet"/>
      <w:pStyle w:val="ListBullet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A2724F"/>
    <w:multiLevelType w:val="multilevel"/>
    <w:tmpl w:val="299E055C"/>
    <w:lvl w:ilvl="0">
      <w:start w:val="1"/>
      <w:numFmt w:val="bullet"/>
      <w:pStyle w:val="Style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1D15A7"/>
    <w:multiLevelType w:val="hybridMultilevel"/>
    <w:tmpl w:val="03620792"/>
    <w:lvl w:ilvl="0" w:tplc="DC3C7C5A">
      <w:start w:val="6"/>
      <w:numFmt w:val="bullet"/>
      <w:lvlText w:val="-"/>
      <w:lvlJc w:val="left"/>
      <w:pPr>
        <w:tabs>
          <w:tab w:val="num" w:pos="907"/>
        </w:tabs>
        <w:ind w:left="907" w:hanging="360"/>
      </w:pPr>
      <w:rPr>
        <w:rFonts w:ascii="Tahoma" w:eastAsia="Times New Roman" w:hAnsi="Tahoma" w:cs="Tahoma" w:hint="default"/>
      </w:rPr>
    </w:lvl>
    <w:lvl w:ilvl="1" w:tplc="04090003">
      <w:start w:val="1"/>
      <w:numFmt w:val="bullet"/>
      <w:lvlText w:val="o"/>
      <w:lvlJc w:val="left"/>
      <w:pPr>
        <w:tabs>
          <w:tab w:val="num" w:pos="1627"/>
        </w:tabs>
        <w:ind w:left="1627" w:hanging="360"/>
      </w:pPr>
      <w:rPr>
        <w:rFonts w:ascii="Courier New" w:hAnsi="Courier New" w:cs="Courier New" w:hint="default"/>
      </w:rPr>
    </w:lvl>
    <w:lvl w:ilvl="2" w:tplc="04090005" w:tentative="1">
      <w:start w:val="1"/>
      <w:numFmt w:val="bullet"/>
      <w:lvlText w:val=""/>
      <w:lvlJc w:val="left"/>
      <w:pPr>
        <w:tabs>
          <w:tab w:val="num" w:pos="2347"/>
        </w:tabs>
        <w:ind w:left="2347" w:hanging="360"/>
      </w:pPr>
      <w:rPr>
        <w:rFonts w:ascii="Wingdings" w:hAnsi="Wingdings" w:hint="default"/>
      </w:rPr>
    </w:lvl>
    <w:lvl w:ilvl="3" w:tplc="04090001" w:tentative="1">
      <w:start w:val="1"/>
      <w:numFmt w:val="bullet"/>
      <w:lvlText w:val=""/>
      <w:lvlJc w:val="left"/>
      <w:pPr>
        <w:tabs>
          <w:tab w:val="num" w:pos="3067"/>
        </w:tabs>
        <w:ind w:left="3067" w:hanging="360"/>
      </w:pPr>
      <w:rPr>
        <w:rFonts w:ascii="Symbol" w:hAnsi="Symbol" w:hint="default"/>
      </w:rPr>
    </w:lvl>
    <w:lvl w:ilvl="4" w:tplc="04090003" w:tentative="1">
      <w:start w:val="1"/>
      <w:numFmt w:val="bullet"/>
      <w:lvlText w:val="o"/>
      <w:lvlJc w:val="left"/>
      <w:pPr>
        <w:tabs>
          <w:tab w:val="num" w:pos="3787"/>
        </w:tabs>
        <w:ind w:left="3787" w:hanging="360"/>
      </w:pPr>
      <w:rPr>
        <w:rFonts w:ascii="Courier New" w:hAnsi="Courier New" w:cs="Courier New" w:hint="default"/>
      </w:rPr>
    </w:lvl>
    <w:lvl w:ilvl="5" w:tplc="04090005" w:tentative="1">
      <w:start w:val="1"/>
      <w:numFmt w:val="bullet"/>
      <w:lvlText w:val=""/>
      <w:lvlJc w:val="left"/>
      <w:pPr>
        <w:tabs>
          <w:tab w:val="num" w:pos="4507"/>
        </w:tabs>
        <w:ind w:left="4507" w:hanging="360"/>
      </w:pPr>
      <w:rPr>
        <w:rFonts w:ascii="Wingdings" w:hAnsi="Wingdings" w:hint="default"/>
      </w:rPr>
    </w:lvl>
    <w:lvl w:ilvl="6" w:tplc="04090001" w:tentative="1">
      <w:start w:val="1"/>
      <w:numFmt w:val="bullet"/>
      <w:lvlText w:val=""/>
      <w:lvlJc w:val="left"/>
      <w:pPr>
        <w:tabs>
          <w:tab w:val="num" w:pos="5227"/>
        </w:tabs>
        <w:ind w:left="5227" w:hanging="360"/>
      </w:pPr>
      <w:rPr>
        <w:rFonts w:ascii="Symbol" w:hAnsi="Symbol" w:hint="default"/>
      </w:rPr>
    </w:lvl>
    <w:lvl w:ilvl="7" w:tplc="04090003" w:tentative="1">
      <w:start w:val="1"/>
      <w:numFmt w:val="bullet"/>
      <w:lvlText w:val="o"/>
      <w:lvlJc w:val="left"/>
      <w:pPr>
        <w:tabs>
          <w:tab w:val="num" w:pos="5947"/>
        </w:tabs>
        <w:ind w:left="5947" w:hanging="360"/>
      </w:pPr>
      <w:rPr>
        <w:rFonts w:ascii="Courier New" w:hAnsi="Courier New" w:cs="Courier New" w:hint="default"/>
      </w:rPr>
    </w:lvl>
    <w:lvl w:ilvl="8" w:tplc="04090005" w:tentative="1">
      <w:start w:val="1"/>
      <w:numFmt w:val="bullet"/>
      <w:lvlText w:val=""/>
      <w:lvlJc w:val="left"/>
      <w:pPr>
        <w:tabs>
          <w:tab w:val="num" w:pos="6667"/>
        </w:tabs>
        <w:ind w:left="6667" w:hanging="360"/>
      </w:pPr>
      <w:rPr>
        <w:rFonts w:ascii="Wingdings" w:hAnsi="Wingdings" w:hint="default"/>
      </w:rPr>
    </w:lvl>
  </w:abstractNum>
  <w:abstractNum w:abstractNumId="10" w15:restartNumberingAfterBreak="0">
    <w:nsid w:val="3D5368AB"/>
    <w:multiLevelType w:val="multilevel"/>
    <w:tmpl w:val="8BC8189E"/>
    <w:lvl w:ilvl="0">
      <w:start w:val="1"/>
      <w:numFmt w:val="bullet"/>
      <w:pStyle w:val="ListBullet4"/>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E83765"/>
    <w:multiLevelType w:val="multilevel"/>
    <w:tmpl w:val="1D4E89BA"/>
    <w:lvl w:ilvl="0">
      <w:start w:val="1"/>
      <w:numFmt w:val="bullet"/>
      <w:pStyle w:val="Heading1H1"/>
      <w:lvlText w:val=""/>
      <w:lvlJc w:val="left"/>
      <w:pPr>
        <w:tabs>
          <w:tab w:val="num" w:pos="3033"/>
        </w:tabs>
        <w:ind w:left="3013" w:hanging="340"/>
      </w:pPr>
      <w:rPr>
        <w:rFonts w:ascii="Monotype Sorts" w:hAnsi="Monotype Sorts" w:hint="default"/>
      </w:rPr>
    </w:lvl>
    <w:lvl w:ilvl="1">
      <w:start w:val="1"/>
      <w:numFmt w:val="bullet"/>
      <w:pStyle w:val="Heading2H2"/>
      <w:lvlText w:val=""/>
      <w:lvlJc w:val="left"/>
      <w:pPr>
        <w:tabs>
          <w:tab w:val="num" w:pos="1588"/>
        </w:tabs>
        <w:ind w:left="1588" w:hanging="420"/>
      </w:pPr>
      <w:rPr>
        <w:rFonts w:ascii="Monotype Sorts" w:hAnsi="Monotype Sorts" w:hint="default"/>
      </w:rPr>
    </w:lvl>
    <w:lvl w:ilvl="2" w:tentative="1">
      <w:start w:val="1"/>
      <w:numFmt w:val="bullet"/>
      <w:lvlText w:val=""/>
      <w:lvlJc w:val="left"/>
      <w:pPr>
        <w:tabs>
          <w:tab w:val="num" w:pos="2678"/>
        </w:tabs>
        <w:ind w:left="2678" w:hanging="360"/>
      </w:pPr>
      <w:rPr>
        <w:rFonts w:ascii="Wingdings" w:hAnsi="Wingdings" w:hint="default"/>
      </w:rPr>
    </w:lvl>
    <w:lvl w:ilvl="3" w:tentative="1">
      <w:start w:val="1"/>
      <w:numFmt w:val="bullet"/>
      <w:lvlText w:val=""/>
      <w:lvlJc w:val="left"/>
      <w:pPr>
        <w:tabs>
          <w:tab w:val="num" w:pos="3398"/>
        </w:tabs>
        <w:ind w:left="3398" w:hanging="360"/>
      </w:pPr>
      <w:rPr>
        <w:rFonts w:ascii="Symbol" w:hAnsi="Symbol" w:hint="default"/>
      </w:rPr>
    </w:lvl>
    <w:lvl w:ilvl="4" w:tentative="1">
      <w:start w:val="1"/>
      <w:numFmt w:val="bullet"/>
      <w:lvlText w:val="o"/>
      <w:lvlJc w:val="left"/>
      <w:pPr>
        <w:tabs>
          <w:tab w:val="num" w:pos="4118"/>
        </w:tabs>
        <w:ind w:left="4118" w:hanging="360"/>
      </w:pPr>
      <w:rPr>
        <w:rFonts w:ascii="Courier New" w:hAnsi="Courier New" w:hint="default"/>
      </w:rPr>
    </w:lvl>
    <w:lvl w:ilvl="5" w:tentative="1">
      <w:start w:val="1"/>
      <w:numFmt w:val="bullet"/>
      <w:lvlText w:val=""/>
      <w:lvlJc w:val="left"/>
      <w:pPr>
        <w:tabs>
          <w:tab w:val="num" w:pos="4838"/>
        </w:tabs>
        <w:ind w:left="4838" w:hanging="360"/>
      </w:pPr>
      <w:rPr>
        <w:rFonts w:ascii="Wingdings" w:hAnsi="Wingdings" w:hint="default"/>
      </w:rPr>
    </w:lvl>
    <w:lvl w:ilvl="6" w:tentative="1">
      <w:start w:val="1"/>
      <w:numFmt w:val="bullet"/>
      <w:lvlText w:val=""/>
      <w:lvlJc w:val="left"/>
      <w:pPr>
        <w:tabs>
          <w:tab w:val="num" w:pos="5558"/>
        </w:tabs>
        <w:ind w:left="5558" w:hanging="360"/>
      </w:pPr>
      <w:rPr>
        <w:rFonts w:ascii="Symbol" w:hAnsi="Symbol" w:hint="default"/>
      </w:rPr>
    </w:lvl>
    <w:lvl w:ilvl="7" w:tentative="1">
      <w:start w:val="1"/>
      <w:numFmt w:val="bullet"/>
      <w:lvlText w:val="o"/>
      <w:lvlJc w:val="left"/>
      <w:pPr>
        <w:tabs>
          <w:tab w:val="num" w:pos="6278"/>
        </w:tabs>
        <w:ind w:left="6278" w:hanging="360"/>
      </w:pPr>
      <w:rPr>
        <w:rFonts w:ascii="Courier New" w:hAnsi="Courier New" w:hint="default"/>
      </w:rPr>
    </w:lvl>
    <w:lvl w:ilvl="8" w:tentative="1">
      <w:start w:val="1"/>
      <w:numFmt w:val="bullet"/>
      <w:lvlText w:val=""/>
      <w:lvlJc w:val="left"/>
      <w:pPr>
        <w:tabs>
          <w:tab w:val="num" w:pos="6998"/>
        </w:tabs>
        <w:ind w:left="6998" w:hanging="360"/>
      </w:pPr>
      <w:rPr>
        <w:rFonts w:ascii="Wingdings" w:hAnsi="Wingdings" w:hint="default"/>
      </w:rPr>
    </w:lvl>
  </w:abstractNum>
  <w:abstractNum w:abstractNumId="12" w15:restartNumberingAfterBreak="0">
    <w:nsid w:val="49767CBD"/>
    <w:multiLevelType w:val="multilevel"/>
    <w:tmpl w:val="6430E754"/>
    <w:lvl w:ilvl="0">
      <w:start w:val="1"/>
      <w:numFmt w:val="bullet"/>
      <w:pStyle w:val="ListNumber"/>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9E2F71"/>
    <w:multiLevelType w:val="multilevel"/>
    <w:tmpl w:val="69FC6E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59706D"/>
    <w:multiLevelType w:val="singleLevel"/>
    <w:tmpl w:val="D56E5CEA"/>
    <w:lvl w:ilvl="0">
      <w:start w:val="1"/>
      <w:numFmt w:val="decimal"/>
      <w:pStyle w:val="BodyTextIndent"/>
      <w:lvlText w:val="%1."/>
      <w:lvlJc w:val="left"/>
      <w:pPr>
        <w:tabs>
          <w:tab w:val="num" w:pos="360"/>
        </w:tabs>
        <w:ind w:left="360" w:hanging="360"/>
      </w:pPr>
    </w:lvl>
  </w:abstractNum>
  <w:abstractNum w:abstractNumId="15" w15:restartNumberingAfterBreak="0">
    <w:nsid w:val="5884779E"/>
    <w:multiLevelType w:val="multilevel"/>
    <w:tmpl w:val="5B880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88134C"/>
    <w:multiLevelType w:val="multilevel"/>
    <w:tmpl w:val="21820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GACH"/>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CB2784"/>
    <w:multiLevelType w:val="hybridMultilevel"/>
    <w:tmpl w:val="2B1C5CB6"/>
    <w:lvl w:ilvl="0" w:tplc="E41804BC">
      <w:start w:val="1"/>
      <w:numFmt w:val="bullet"/>
      <w:pStyle w:val="ListBullet"/>
      <w:lvlText w:val=""/>
      <w:lvlJc w:val="left"/>
      <w:pPr>
        <w:tabs>
          <w:tab w:val="num" w:pos="547"/>
        </w:tabs>
        <w:ind w:left="1539" w:hanging="283"/>
      </w:pPr>
      <w:rPr>
        <w:rFonts w:ascii="Symbol" w:hAnsi="Symbol" w:hint="default"/>
      </w:rPr>
    </w:lvl>
    <w:lvl w:ilvl="1" w:tplc="E982D590">
      <w:start w:val="1"/>
      <w:numFmt w:val="bullet"/>
      <w:lvlText w:val="o"/>
      <w:lvlJc w:val="left"/>
      <w:pPr>
        <w:tabs>
          <w:tab w:val="num" w:pos="1987"/>
        </w:tabs>
        <w:ind w:left="1987" w:hanging="360"/>
      </w:pPr>
      <w:rPr>
        <w:rFonts w:ascii="Courier New" w:hAnsi="Courier New" w:hint="default"/>
      </w:rPr>
    </w:lvl>
    <w:lvl w:ilvl="2" w:tplc="9BE29BD6" w:tentative="1">
      <w:start w:val="1"/>
      <w:numFmt w:val="bullet"/>
      <w:lvlText w:val=""/>
      <w:lvlJc w:val="left"/>
      <w:pPr>
        <w:tabs>
          <w:tab w:val="num" w:pos="2707"/>
        </w:tabs>
        <w:ind w:left="2707" w:hanging="360"/>
      </w:pPr>
      <w:rPr>
        <w:rFonts w:ascii="Wingdings" w:hAnsi="Wingdings" w:hint="default"/>
      </w:rPr>
    </w:lvl>
    <w:lvl w:ilvl="3" w:tplc="C9844E74" w:tentative="1">
      <w:start w:val="1"/>
      <w:numFmt w:val="bullet"/>
      <w:lvlText w:val=""/>
      <w:lvlJc w:val="left"/>
      <w:pPr>
        <w:tabs>
          <w:tab w:val="num" w:pos="3427"/>
        </w:tabs>
        <w:ind w:left="3427" w:hanging="360"/>
      </w:pPr>
      <w:rPr>
        <w:rFonts w:ascii="Symbol" w:hAnsi="Symbol" w:hint="default"/>
      </w:rPr>
    </w:lvl>
    <w:lvl w:ilvl="4" w:tplc="39E42F44" w:tentative="1">
      <w:start w:val="1"/>
      <w:numFmt w:val="bullet"/>
      <w:lvlText w:val="o"/>
      <w:lvlJc w:val="left"/>
      <w:pPr>
        <w:tabs>
          <w:tab w:val="num" w:pos="4147"/>
        </w:tabs>
        <w:ind w:left="4147" w:hanging="360"/>
      </w:pPr>
      <w:rPr>
        <w:rFonts w:ascii="Courier New" w:hAnsi="Courier New" w:hint="default"/>
      </w:rPr>
    </w:lvl>
    <w:lvl w:ilvl="5" w:tplc="BB682CC0" w:tentative="1">
      <w:start w:val="1"/>
      <w:numFmt w:val="bullet"/>
      <w:lvlText w:val=""/>
      <w:lvlJc w:val="left"/>
      <w:pPr>
        <w:tabs>
          <w:tab w:val="num" w:pos="4867"/>
        </w:tabs>
        <w:ind w:left="4867" w:hanging="360"/>
      </w:pPr>
      <w:rPr>
        <w:rFonts w:ascii="Wingdings" w:hAnsi="Wingdings" w:hint="default"/>
      </w:rPr>
    </w:lvl>
    <w:lvl w:ilvl="6" w:tplc="0A8CEAC6" w:tentative="1">
      <w:start w:val="1"/>
      <w:numFmt w:val="bullet"/>
      <w:lvlText w:val=""/>
      <w:lvlJc w:val="left"/>
      <w:pPr>
        <w:tabs>
          <w:tab w:val="num" w:pos="5587"/>
        </w:tabs>
        <w:ind w:left="5587" w:hanging="360"/>
      </w:pPr>
      <w:rPr>
        <w:rFonts w:ascii="Symbol" w:hAnsi="Symbol" w:hint="default"/>
      </w:rPr>
    </w:lvl>
    <w:lvl w:ilvl="7" w:tplc="756E6D3C" w:tentative="1">
      <w:start w:val="1"/>
      <w:numFmt w:val="bullet"/>
      <w:lvlText w:val="o"/>
      <w:lvlJc w:val="left"/>
      <w:pPr>
        <w:tabs>
          <w:tab w:val="num" w:pos="6307"/>
        </w:tabs>
        <w:ind w:left="6307" w:hanging="360"/>
      </w:pPr>
      <w:rPr>
        <w:rFonts w:ascii="Courier New" w:hAnsi="Courier New" w:hint="default"/>
      </w:rPr>
    </w:lvl>
    <w:lvl w:ilvl="8" w:tplc="01185FCC" w:tentative="1">
      <w:start w:val="1"/>
      <w:numFmt w:val="bullet"/>
      <w:lvlText w:val=""/>
      <w:lvlJc w:val="left"/>
      <w:pPr>
        <w:tabs>
          <w:tab w:val="num" w:pos="7027"/>
        </w:tabs>
        <w:ind w:left="7027" w:hanging="360"/>
      </w:pPr>
      <w:rPr>
        <w:rFonts w:ascii="Wingdings" w:hAnsi="Wingdings" w:hint="default"/>
      </w:rPr>
    </w:lvl>
  </w:abstractNum>
  <w:abstractNum w:abstractNumId="18" w15:restartNumberingAfterBreak="0">
    <w:nsid w:val="79242087"/>
    <w:multiLevelType w:val="hybridMultilevel"/>
    <w:tmpl w:val="04A0BFCE"/>
    <w:lvl w:ilvl="0" w:tplc="CF92CA74">
      <w:start w:val="1"/>
      <w:numFmt w:val="bullet"/>
      <w:pStyle w:val="NormalIndent"/>
      <w:lvlText w:val="-"/>
      <w:lvlJc w:val="left"/>
      <w:pPr>
        <w:tabs>
          <w:tab w:val="num" w:pos="720"/>
        </w:tabs>
        <w:ind w:left="720" w:hanging="360"/>
      </w:pPr>
      <w:rPr>
        <w:rFonts w:hAnsi="Tahoma" w:hint="default"/>
      </w:rPr>
    </w:lvl>
    <w:lvl w:ilvl="1" w:tplc="04090003">
      <w:start w:val="1"/>
      <w:numFmt w:val="bullet"/>
      <w:pStyle w:val="NormalIndent2"/>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6"/>
  </w:num>
  <w:num w:numId="2">
    <w:abstractNumId w:val="18"/>
  </w:num>
  <w:num w:numId="3">
    <w:abstractNumId w:val="17"/>
  </w:num>
  <w:num w:numId="4">
    <w:abstractNumId w:val="4"/>
  </w:num>
  <w:num w:numId="5">
    <w:abstractNumId w:val="14"/>
    <w:lvlOverride w:ilvl="0">
      <w:startOverride w:val="1"/>
    </w:lvlOverride>
  </w:num>
  <w:num w:numId="6">
    <w:abstractNumId w:val="11"/>
  </w:num>
  <w:num w:numId="7">
    <w:abstractNumId w:val="9"/>
  </w:num>
  <w:num w:numId="8">
    <w:abstractNumId w:val="13"/>
  </w:num>
  <w:num w:numId="9">
    <w:abstractNumId w:val="3"/>
  </w:num>
  <w:num w:numId="10">
    <w:abstractNumId w:val="5"/>
  </w:num>
  <w:num w:numId="11">
    <w:abstractNumId w:val="3"/>
  </w:num>
  <w:num w:numId="12">
    <w:abstractNumId w:val="15"/>
  </w:num>
  <w:num w:numId="13">
    <w:abstractNumId w:val="8"/>
  </w:num>
  <w:num w:numId="14">
    <w:abstractNumId w:val="2"/>
  </w:num>
  <w:num w:numId="15">
    <w:abstractNumId w:val="7"/>
  </w:num>
  <w:num w:numId="16">
    <w:abstractNumId w:val="10"/>
  </w:num>
  <w:num w:numId="17">
    <w:abstractNumId w:val="16"/>
  </w:num>
  <w:num w:numId="18">
    <w:abstractNumId w:val="12"/>
  </w:num>
  <w:num w:numId="19">
    <w:abstractNumId w:val="1"/>
  </w:num>
  <w:num w:numId="20">
    <w:abstractNumId w:val="0"/>
  </w:num>
  <w:num w:numId="21">
    <w:abstractNumId w:val="3"/>
  </w:num>
  <w:num w:numId="22">
    <w:abstractNumId w:val="3"/>
  </w:num>
  <w:num w:numId="23">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2BB"/>
    <w:rsid w:val="00025D82"/>
    <w:rsid w:val="000403A7"/>
    <w:rsid w:val="00044353"/>
    <w:rsid w:val="00051FC3"/>
    <w:rsid w:val="0005720A"/>
    <w:rsid w:val="00057806"/>
    <w:rsid w:val="00070A91"/>
    <w:rsid w:val="00070D9D"/>
    <w:rsid w:val="0007683B"/>
    <w:rsid w:val="000822D6"/>
    <w:rsid w:val="00084805"/>
    <w:rsid w:val="000852BB"/>
    <w:rsid w:val="00086C81"/>
    <w:rsid w:val="0009251F"/>
    <w:rsid w:val="00097A8D"/>
    <w:rsid w:val="000B5304"/>
    <w:rsid w:val="000B53AC"/>
    <w:rsid w:val="000C229E"/>
    <w:rsid w:val="000D1D0A"/>
    <w:rsid w:val="00113757"/>
    <w:rsid w:val="00151446"/>
    <w:rsid w:val="00154993"/>
    <w:rsid w:val="00165A9F"/>
    <w:rsid w:val="001746C2"/>
    <w:rsid w:val="00176489"/>
    <w:rsid w:val="0017668C"/>
    <w:rsid w:val="00185F26"/>
    <w:rsid w:val="00191FBB"/>
    <w:rsid w:val="0019530D"/>
    <w:rsid w:val="00197625"/>
    <w:rsid w:val="001A6D69"/>
    <w:rsid w:val="001D27EC"/>
    <w:rsid w:val="001E029D"/>
    <w:rsid w:val="001F714E"/>
    <w:rsid w:val="0020540C"/>
    <w:rsid w:val="00224DD2"/>
    <w:rsid w:val="002424FA"/>
    <w:rsid w:val="00247D31"/>
    <w:rsid w:val="002539AA"/>
    <w:rsid w:val="00255F36"/>
    <w:rsid w:val="0026315A"/>
    <w:rsid w:val="00264A5D"/>
    <w:rsid w:val="002924BB"/>
    <w:rsid w:val="002925CA"/>
    <w:rsid w:val="00292F68"/>
    <w:rsid w:val="002A4F9A"/>
    <w:rsid w:val="002B2923"/>
    <w:rsid w:val="002C4A9B"/>
    <w:rsid w:val="002E4B51"/>
    <w:rsid w:val="002E5EAC"/>
    <w:rsid w:val="002F1CED"/>
    <w:rsid w:val="00304B9F"/>
    <w:rsid w:val="0030591B"/>
    <w:rsid w:val="00312F3E"/>
    <w:rsid w:val="00314F1A"/>
    <w:rsid w:val="00335DFA"/>
    <w:rsid w:val="0034388C"/>
    <w:rsid w:val="003531EB"/>
    <w:rsid w:val="00366224"/>
    <w:rsid w:val="003844F8"/>
    <w:rsid w:val="0039713B"/>
    <w:rsid w:val="003A0B54"/>
    <w:rsid w:val="003C3294"/>
    <w:rsid w:val="00403908"/>
    <w:rsid w:val="00421ABC"/>
    <w:rsid w:val="0043081D"/>
    <w:rsid w:val="0044220D"/>
    <w:rsid w:val="00451162"/>
    <w:rsid w:val="00467F18"/>
    <w:rsid w:val="00473A52"/>
    <w:rsid w:val="00485503"/>
    <w:rsid w:val="004A051B"/>
    <w:rsid w:val="004B3DE5"/>
    <w:rsid w:val="004C43EA"/>
    <w:rsid w:val="004D1A62"/>
    <w:rsid w:val="004D5327"/>
    <w:rsid w:val="004E29E6"/>
    <w:rsid w:val="004E2D72"/>
    <w:rsid w:val="004F51BD"/>
    <w:rsid w:val="004F61EE"/>
    <w:rsid w:val="005028F4"/>
    <w:rsid w:val="005043BD"/>
    <w:rsid w:val="00504744"/>
    <w:rsid w:val="00506F71"/>
    <w:rsid w:val="00514B47"/>
    <w:rsid w:val="00522587"/>
    <w:rsid w:val="0052606A"/>
    <w:rsid w:val="00554F67"/>
    <w:rsid w:val="00575798"/>
    <w:rsid w:val="00576D9F"/>
    <w:rsid w:val="00591118"/>
    <w:rsid w:val="0059593E"/>
    <w:rsid w:val="00597B0D"/>
    <w:rsid w:val="005A168F"/>
    <w:rsid w:val="005A216D"/>
    <w:rsid w:val="005A6288"/>
    <w:rsid w:val="005A6EAB"/>
    <w:rsid w:val="005B0858"/>
    <w:rsid w:val="005B46DE"/>
    <w:rsid w:val="005B5644"/>
    <w:rsid w:val="005B64B9"/>
    <w:rsid w:val="005E1436"/>
    <w:rsid w:val="005E37EA"/>
    <w:rsid w:val="005E3BAB"/>
    <w:rsid w:val="006115A0"/>
    <w:rsid w:val="00622422"/>
    <w:rsid w:val="00622707"/>
    <w:rsid w:val="006256A8"/>
    <w:rsid w:val="00627067"/>
    <w:rsid w:val="00660362"/>
    <w:rsid w:val="00680E88"/>
    <w:rsid w:val="0069566E"/>
    <w:rsid w:val="006B0237"/>
    <w:rsid w:val="006B6DDF"/>
    <w:rsid w:val="006C2824"/>
    <w:rsid w:val="006D43C9"/>
    <w:rsid w:val="006D57DF"/>
    <w:rsid w:val="006E1D6F"/>
    <w:rsid w:val="00720EBA"/>
    <w:rsid w:val="007342AB"/>
    <w:rsid w:val="00745B4B"/>
    <w:rsid w:val="00750CA1"/>
    <w:rsid w:val="00764D4E"/>
    <w:rsid w:val="0076573A"/>
    <w:rsid w:val="007741BD"/>
    <w:rsid w:val="00781C58"/>
    <w:rsid w:val="0078488B"/>
    <w:rsid w:val="007937DD"/>
    <w:rsid w:val="00794864"/>
    <w:rsid w:val="007A232B"/>
    <w:rsid w:val="007A272B"/>
    <w:rsid w:val="007C70BC"/>
    <w:rsid w:val="007C7131"/>
    <w:rsid w:val="007D2074"/>
    <w:rsid w:val="007D3000"/>
    <w:rsid w:val="007F3FEE"/>
    <w:rsid w:val="00801553"/>
    <w:rsid w:val="0080471D"/>
    <w:rsid w:val="00807D77"/>
    <w:rsid w:val="00812548"/>
    <w:rsid w:val="008245E6"/>
    <w:rsid w:val="00825714"/>
    <w:rsid w:val="008270A3"/>
    <w:rsid w:val="0083356A"/>
    <w:rsid w:val="008425C5"/>
    <w:rsid w:val="0084711F"/>
    <w:rsid w:val="008473A2"/>
    <w:rsid w:val="00860601"/>
    <w:rsid w:val="008718E2"/>
    <w:rsid w:val="00894BE4"/>
    <w:rsid w:val="008A021A"/>
    <w:rsid w:val="008E15CD"/>
    <w:rsid w:val="008E7848"/>
    <w:rsid w:val="008F0580"/>
    <w:rsid w:val="008F5324"/>
    <w:rsid w:val="00916732"/>
    <w:rsid w:val="009211C8"/>
    <w:rsid w:val="00956922"/>
    <w:rsid w:val="00961601"/>
    <w:rsid w:val="009667E9"/>
    <w:rsid w:val="0097618F"/>
    <w:rsid w:val="00985796"/>
    <w:rsid w:val="009922CB"/>
    <w:rsid w:val="00997EC0"/>
    <w:rsid w:val="009B5383"/>
    <w:rsid w:val="009C43DA"/>
    <w:rsid w:val="009C78B2"/>
    <w:rsid w:val="009E0745"/>
    <w:rsid w:val="009E20A0"/>
    <w:rsid w:val="00A02680"/>
    <w:rsid w:val="00A25F91"/>
    <w:rsid w:val="00A31442"/>
    <w:rsid w:val="00A47C19"/>
    <w:rsid w:val="00A50D2A"/>
    <w:rsid w:val="00A74923"/>
    <w:rsid w:val="00A80C6E"/>
    <w:rsid w:val="00A9422D"/>
    <w:rsid w:val="00AA3040"/>
    <w:rsid w:val="00AB6F34"/>
    <w:rsid w:val="00AB7DEB"/>
    <w:rsid w:val="00AC2559"/>
    <w:rsid w:val="00AD107A"/>
    <w:rsid w:val="00AD5CD7"/>
    <w:rsid w:val="00AE6C4D"/>
    <w:rsid w:val="00B0476B"/>
    <w:rsid w:val="00B22FED"/>
    <w:rsid w:val="00B34E93"/>
    <w:rsid w:val="00B467E4"/>
    <w:rsid w:val="00B51AD9"/>
    <w:rsid w:val="00B72535"/>
    <w:rsid w:val="00B74C72"/>
    <w:rsid w:val="00B77FAF"/>
    <w:rsid w:val="00B83BDB"/>
    <w:rsid w:val="00B87124"/>
    <w:rsid w:val="00BB0E34"/>
    <w:rsid w:val="00BC261A"/>
    <w:rsid w:val="00BC4ABC"/>
    <w:rsid w:val="00C1140C"/>
    <w:rsid w:val="00C162F2"/>
    <w:rsid w:val="00C16A82"/>
    <w:rsid w:val="00C24077"/>
    <w:rsid w:val="00C31C61"/>
    <w:rsid w:val="00C322ED"/>
    <w:rsid w:val="00C45668"/>
    <w:rsid w:val="00C45D38"/>
    <w:rsid w:val="00C54633"/>
    <w:rsid w:val="00C55019"/>
    <w:rsid w:val="00C847C7"/>
    <w:rsid w:val="00CA6150"/>
    <w:rsid w:val="00CC2345"/>
    <w:rsid w:val="00CD50C6"/>
    <w:rsid w:val="00D10784"/>
    <w:rsid w:val="00D25E6C"/>
    <w:rsid w:val="00D3740D"/>
    <w:rsid w:val="00D40314"/>
    <w:rsid w:val="00D42D31"/>
    <w:rsid w:val="00D445A8"/>
    <w:rsid w:val="00D765B1"/>
    <w:rsid w:val="00D77B7B"/>
    <w:rsid w:val="00D819EC"/>
    <w:rsid w:val="00DA3D68"/>
    <w:rsid w:val="00DA4432"/>
    <w:rsid w:val="00DD2434"/>
    <w:rsid w:val="00E11E1E"/>
    <w:rsid w:val="00E422D2"/>
    <w:rsid w:val="00E423DD"/>
    <w:rsid w:val="00E5410E"/>
    <w:rsid w:val="00E668EE"/>
    <w:rsid w:val="00E722D0"/>
    <w:rsid w:val="00E91382"/>
    <w:rsid w:val="00EB6F4B"/>
    <w:rsid w:val="00ED02F3"/>
    <w:rsid w:val="00ED2CDC"/>
    <w:rsid w:val="00ED5086"/>
    <w:rsid w:val="00EE4616"/>
    <w:rsid w:val="00EF5A02"/>
    <w:rsid w:val="00F0051D"/>
    <w:rsid w:val="00F07FC2"/>
    <w:rsid w:val="00F13CDF"/>
    <w:rsid w:val="00F30662"/>
    <w:rsid w:val="00F30A99"/>
    <w:rsid w:val="00F5261D"/>
    <w:rsid w:val="00F57AC3"/>
    <w:rsid w:val="00F67E24"/>
    <w:rsid w:val="00F716BF"/>
    <w:rsid w:val="00F83BF4"/>
    <w:rsid w:val="00F84739"/>
    <w:rsid w:val="00F96858"/>
    <w:rsid w:val="00FA0E5A"/>
    <w:rsid w:val="00FB0218"/>
    <w:rsid w:val="00FC0ECB"/>
    <w:rsid w:val="00FC3BD2"/>
    <w:rsid w:val="00FF2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983444"/>
  <w15:docId w15:val="{4FAB8CE0-B4FA-43ED-9952-4CAF2AFDA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5796"/>
    <w:pPr>
      <w:spacing w:before="120" w:line="360" w:lineRule="auto"/>
      <w:ind w:left="425"/>
    </w:pPr>
    <w:rPr>
      <w:rFonts w:ascii="Arial" w:hAnsi="Arial"/>
    </w:rPr>
  </w:style>
  <w:style w:type="paragraph" w:styleId="Heading1">
    <w:name w:val="heading 1"/>
    <w:aliases w:val="H1,H1 + Left,Before:  18 pt,After:  6 pt,Line spacing:  single + (C..."/>
    <w:basedOn w:val="Normal"/>
    <w:next w:val="Normal"/>
    <w:link w:val="Heading1Char"/>
    <w:autoRedefine/>
    <w:qFormat/>
    <w:rsid w:val="00720EBA"/>
    <w:pPr>
      <w:keepLines/>
      <w:pageBreakBefore/>
      <w:numPr>
        <w:numId w:val="9"/>
      </w:numPr>
      <w:tabs>
        <w:tab w:val="clear" w:pos="2070"/>
        <w:tab w:val="num" w:pos="540"/>
      </w:tabs>
      <w:spacing w:before="360" w:after="120" w:line="240" w:lineRule="auto"/>
      <w:ind w:hanging="1980"/>
      <w:outlineLvl w:val="0"/>
    </w:pPr>
    <w:rPr>
      <w:b/>
      <w:bCs/>
      <w:caps/>
      <w:kern w:val="28"/>
      <w:sz w:val="24"/>
      <w:szCs w:val="24"/>
    </w:rPr>
  </w:style>
  <w:style w:type="paragraph" w:styleId="Heading2">
    <w:name w:val="heading 2"/>
    <w:aliases w:val="l2,HD2"/>
    <w:basedOn w:val="Normal"/>
    <w:next w:val="Normal"/>
    <w:link w:val="Heading2Char"/>
    <w:autoRedefine/>
    <w:qFormat/>
    <w:rsid w:val="00C54633"/>
    <w:pPr>
      <w:numPr>
        <w:ilvl w:val="1"/>
        <w:numId w:val="9"/>
      </w:numPr>
      <w:tabs>
        <w:tab w:val="clear" w:pos="2277"/>
      </w:tabs>
      <w:autoSpaceDE w:val="0"/>
      <w:autoSpaceDN w:val="0"/>
      <w:spacing w:before="480" w:after="240" w:line="240" w:lineRule="auto"/>
      <w:ind w:left="567"/>
      <w:outlineLvl w:val="1"/>
    </w:pPr>
    <w:rPr>
      <w:b/>
      <w:bCs/>
      <w:i/>
      <w:iCs/>
      <w:kern w:val="28"/>
      <w:sz w:val="22"/>
    </w:rPr>
  </w:style>
  <w:style w:type="paragraph" w:styleId="Heading3">
    <w:name w:val="heading 3"/>
    <w:basedOn w:val="Normal"/>
    <w:next w:val="Normal"/>
    <w:link w:val="Heading3Char"/>
    <w:autoRedefine/>
    <w:qFormat/>
    <w:rsid w:val="00A31442"/>
    <w:pPr>
      <w:keepNext/>
      <w:keepLines/>
      <w:spacing w:before="360" w:after="240" w:line="240" w:lineRule="auto"/>
      <w:ind w:left="0"/>
      <w:outlineLvl w:val="2"/>
    </w:pPr>
    <w:rPr>
      <w:b/>
    </w:rPr>
  </w:style>
  <w:style w:type="paragraph" w:styleId="Heading4">
    <w:name w:val="heading 4"/>
    <w:basedOn w:val="Normal"/>
    <w:next w:val="Normal"/>
    <w:qFormat/>
    <w:rsid w:val="00BC261A"/>
    <w:pPr>
      <w:keepNext/>
      <w:numPr>
        <w:ilvl w:val="3"/>
        <w:numId w:val="1"/>
      </w:numPr>
      <w:autoSpaceDE w:val="0"/>
      <w:autoSpaceDN w:val="0"/>
      <w:spacing w:line="240" w:lineRule="atLeast"/>
      <w:jc w:val="right"/>
      <w:outlineLvl w:val="3"/>
    </w:pPr>
    <w:rPr>
      <w:rFonts w:ascii=".VnTime" w:hAnsi=".VnTime"/>
      <w:b/>
      <w:bCs/>
      <w:i/>
      <w:iCs/>
      <w:noProof/>
      <w:sz w:val="22"/>
      <w:szCs w:val="22"/>
    </w:rPr>
  </w:style>
  <w:style w:type="paragraph" w:styleId="Heading5">
    <w:name w:val="heading 5"/>
    <w:basedOn w:val="Normal"/>
    <w:next w:val="Normal"/>
    <w:qFormat/>
    <w:rsid w:val="00BC261A"/>
    <w:pPr>
      <w:keepNext/>
      <w:numPr>
        <w:ilvl w:val="4"/>
        <w:numId w:val="1"/>
      </w:numPr>
      <w:tabs>
        <w:tab w:val="left" w:pos="720"/>
      </w:tabs>
      <w:autoSpaceDE w:val="0"/>
      <w:autoSpaceDN w:val="0"/>
      <w:spacing w:line="240" w:lineRule="atLeast"/>
      <w:jc w:val="both"/>
      <w:outlineLvl w:val="4"/>
    </w:pPr>
    <w:rPr>
      <w:rFonts w:ascii=".VnTime" w:hAnsi=".VnTime"/>
      <w:b/>
      <w:bCs/>
      <w:noProof/>
    </w:rPr>
  </w:style>
  <w:style w:type="paragraph" w:styleId="Heading6">
    <w:name w:val="heading 6"/>
    <w:basedOn w:val="Normal"/>
    <w:next w:val="Normal"/>
    <w:qFormat/>
    <w:rsid w:val="00BC261A"/>
    <w:pPr>
      <w:numPr>
        <w:ilvl w:val="5"/>
        <w:numId w:val="1"/>
      </w:numPr>
      <w:tabs>
        <w:tab w:val="left" w:pos="720"/>
      </w:tabs>
      <w:autoSpaceDE w:val="0"/>
      <w:autoSpaceDN w:val="0"/>
      <w:spacing w:before="240" w:after="60" w:line="240" w:lineRule="atLeast"/>
      <w:jc w:val="both"/>
      <w:outlineLvl w:val="5"/>
    </w:pPr>
    <w:rPr>
      <w:rFonts w:ascii=".VnTime" w:hAnsi=".VnTime"/>
      <w:i/>
      <w:iCs/>
      <w:noProof/>
      <w:sz w:val="22"/>
      <w:szCs w:val="22"/>
    </w:rPr>
  </w:style>
  <w:style w:type="paragraph" w:styleId="Heading7">
    <w:name w:val="heading 7"/>
    <w:basedOn w:val="Normal"/>
    <w:next w:val="Normal"/>
    <w:qFormat/>
    <w:rsid w:val="00BC261A"/>
    <w:pPr>
      <w:numPr>
        <w:ilvl w:val="6"/>
        <w:numId w:val="1"/>
      </w:numPr>
      <w:jc w:val="center"/>
      <w:outlineLvl w:val="6"/>
    </w:pPr>
    <w:rPr>
      <w:b/>
    </w:rPr>
  </w:style>
  <w:style w:type="paragraph" w:styleId="Heading8">
    <w:name w:val="heading 8"/>
    <w:basedOn w:val="Normal"/>
    <w:next w:val="Normal"/>
    <w:qFormat/>
    <w:rsid w:val="00BC261A"/>
    <w:pPr>
      <w:numPr>
        <w:ilvl w:val="7"/>
        <w:numId w:val="1"/>
      </w:numPr>
      <w:tabs>
        <w:tab w:val="left" w:pos="720"/>
      </w:tabs>
      <w:autoSpaceDE w:val="0"/>
      <w:autoSpaceDN w:val="0"/>
      <w:spacing w:before="240" w:after="60" w:line="240" w:lineRule="atLeast"/>
      <w:jc w:val="both"/>
      <w:outlineLvl w:val="7"/>
    </w:pPr>
    <w:rPr>
      <w:rFonts w:cs="Arial"/>
      <w:i/>
      <w:iCs/>
      <w:noProof/>
    </w:rPr>
  </w:style>
  <w:style w:type="paragraph" w:styleId="Heading9">
    <w:name w:val="heading 9"/>
    <w:basedOn w:val="Normal"/>
    <w:next w:val="Normal"/>
    <w:qFormat/>
    <w:rsid w:val="00BC261A"/>
    <w:pPr>
      <w:numPr>
        <w:ilvl w:val="8"/>
        <w:numId w:val="1"/>
      </w:numPr>
      <w:autoSpaceDE w:val="0"/>
      <w:autoSpaceDN w:val="0"/>
      <w:jc w:val="center"/>
      <w:outlineLvl w:val="8"/>
    </w:pPr>
    <w:rPr>
      <w:rFonts w:ascii=".VnTimeH" w:hAnsi=".VnTimeH"/>
      <w:b/>
      <w:bCs/>
      <w:noProof/>
      <w:kern w:val="2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Chapter Name"/>
    <w:basedOn w:val="Normal"/>
    <w:rsid w:val="00BC261A"/>
    <w:pPr>
      <w:tabs>
        <w:tab w:val="center" w:pos="4320"/>
        <w:tab w:val="right" w:pos="8640"/>
      </w:tabs>
    </w:pPr>
  </w:style>
  <w:style w:type="paragraph" w:styleId="Footer">
    <w:name w:val="footer"/>
    <w:basedOn w:val="Normal"/>
    <w:rsid w:val="00BC261A"/>
    <w:pPr>
      <w:tabs>
        <w:tab w:val="center" w:pos="4320"/>
        <w:tab w:val="right" w:pos="8640"/>
      </w:tabs>
    </w:pPr>
  </w:style>
  <w:style w:type="character" w:styleId="Hyperlink">
    <w:name w:val="Hyperlink"/>
    <w:uiPriority w:val="99"/>
    <w:rsid w:val="00BC261A"/>
    <w:rPr>
      <w:color w:val="0000FF"/>
      <w:u w:val="single"/>
    </w:rPr>
  </w:style>
  <w:style w:type="character" w:styleId="FollowedHyperlink">
    <w:name w:val="FollowedHyperlink"/>
    <w:rsid w:val="00BC261A"/>
    <w:rPr>
      <w:color w:val="800080"/>
      <w:u w:val="single"/>
    </w:rPr>
  </w:style>
  <w:style w:type="paragraph" w:styleId="Title">
    <w:name w:val="Title"/>
    <w:basedOn w:val="Normal"/>
    <w:qFormat/>
    <w:rsid w:val="00BC261A"/>
    <w:pPr>
      <w:jc w:val="center"/>
    </w:pPr>
    <w:rPr>
      <w:b/>
      <w:sz w:val="32"/>
    </w:rPr>
  </w:style>
  <w:style w:type="paragraph" w:customStyle="1" w:styleId="NormalTB">
    <w:name w:val="NormalTB"/>
    <w:autoRedefine/>
    <w:rsid w:val="00720EBA"/>
    <w:pPr>
      <w:widowControl w:val="0"/>
      <w:spacing w:before="120" w:line="360" w:lineRule="auto"/>
      <w:ind w:left="90"/>
      <w:jc w:val="center"/>
    </w:pPr>
    <w:rPr>
      <w:rFonts w:ascii="Tahoma" w:hAnsi="Tahoma" w:cs="Tahoma"/>
      <w:b/>
      <w:iCs/>
      <w:snapToGrid w:val="0"/>
    </w:rPr>
  </w:style>
  <w:style w:type="paragraph" w:styleId="Subtitle">
    <w:name w:val="Subtitle"/>
    <w:basedOn w:val="Normal"/>
    <w:qFormat/>
    <w:rsid w:val="00BC261A"/>
    <w:rPr>
      <w:b/>
    </w:rPr>
  </w:style>
  <w:style w:type="paragraph" w:styleId="BodyTextIndent">
    <w:name w:val="Body Text Indent"/>
    <w:basedOn w:val="Normal"/>
    <w:rsid w:val="00BC261A"/>
    <w:pPr>
      <w:numPr>
        <w:numId w:val="5"/>
      </w:numPr>
      <w:tabs>
        <w:tab w:val="clear" w:pos="360"/>
        <w:tab w:val="num" w:pos="907"/>
      </w:tabs>
      <w:ind w:left="907"/>
      <w:jc w:val="both"/>
    </w:pPr>
    <w:rPr>
      <w:snapToGrid w:val="0"/>
      <w:lang w:val="en-GB"/>
    </w:rPr>
  </w:style>
  <w:style w:type="paragraph" w:customStyle="1" w:styleId="H2">
    <w:name w:val="H2"/>
    <w:basedOn w:val="Normal"/>
    <w:next w:val="Normal"/>
    <w:rsid w:val="00BC261A"/>
    <w:pPr>
      <w:keepNext/>
      <w:spacing w:before="100" w:after="100"/>
      <w:outlineLvl w:val="2"/>
    </w:pPr>
    <w:rPr>
      <w:b/>
      <w:snapToGrid w:val="0"/>
      <w:sz w:val="36"/>
    </w:rPr>
  </w:style>
  <w:style w:type="paragraph" w:customStyle="1" w:styleId="H30">
    <w:name w:val="H3"/>
    <w:basedOn w:val="H3"/>
    <w:next w:val="Normal"/>
    <w:rsid w:val="004C43EA"/>
  </w:style>
  <w:style w:type="character" w:styleId="Strong">
    <w:name w:val="Strong"/>
    <w:qFormat/>
    <w:rsid w:val="00BC261A"/>
    <w:rPr>
      <w:b/>
    </w:rPr>
  </w:style>
  <w:style w:type="character" w:styleId="Emphasis">
    <w:name w:val="Emphasis"/>
    <w:qFormat/>
    <w:rsid w:val="00BC261A"/>
    <w:rPr>
      <w:i/>
    </w:rPr>
  </w:style>
  <w:style w:type="paragraph" w:customStyle="1" w:styleId="HeadingLv1">
    <w:name w:val="Heading Lv1"/>
    <w:basedOn w:val="Normal"/>
    <w:autoRedefine/>
    <w:rsid w:val="00622422"/>
    <w:pPr>
      <w:autoSpaceDE w:val="0"/>
      <w:autoSpaceDN w:val="0"/>
      <w:spacing w:after="120" w:line="240" w:lineRule="atLeast"/>
      <w:ind w:left="-36"/>
      <w:jc w:val="right"/>
    </w:pPr>
    <w:rPr>
      <w:rFonts w:ascii="Times New Roman" w:hAnsi="Times New Roman"/>
      <w:b/>
      <w:noProof/>
      <w:color w:val="17365D"/>
      <w:sz w:val="24"/>
      <w:szCs w:val="24"/>
    </w:rPr>
  </w:style>
  <w:style w:type="paragraph" w:customStyle="1" w:styleId="HeadingLv2">
    <w:name w:val="Heading Lv2"/>
    <w:basedOn w:val="HeadingLv1"/>
    <w:autoRedefine/>
    <w:rsid w:val="00622422"/>
    <w:pPr>
      <w:jc w:val="left"/>
    </w:pPr>
    <w:rPr>
      <w:color w:val="003400"/>
    </w:rPr>
  </w:style>
  <w:style w:type="paragraph" w:customStyle="1" w:styleId="HeadingNotNumbered">
    <w:name w:val="Heading Not Numbered"/>
    <w:basedOn w:val="Heading1"/>
    <w:next w:val="BodyText"/>
    <w:autoRedefine/>
    <w:rsid w:val="00BC261A"/>
    <w:pPr>
      <w:spacing w:before="240" w:after="60" w:line="360" w:lineRule="auto"/>
      <w:outlineLvl w:val="9"/>
    </w:pPr>
    <w:rPr>
      <w:rFonts w:ascii="Verdana" w:hAnsi="Verdana" w:cs="Tahoma"/>
      <w:iCs/>
      <w:caps w:val="0"/>
      <w:spacing w:val="-10"/>
    </w:rPr>
  </w:style>
  <w:style w:type="paragraph" w:styleId="BodyText">
    <w:name w:val="Body Text"/>
    <w:basedOn w:val="Normal"/>
    <w:rsid w:val="00BC261A"/>
    <w:pPr>
      <w:spacing w:after="120"/>
    </w:pPr>
  </w:style>
  <w:style w:type="paragraph" w:customStyle="1" w:styleId="headingbang">
    <w:name w:val="heading bang"/>
    <w:basedOn w:val="HeadingLv1"/>
    <w:autoRedefine/>
    <w:rsid w:val="00BC261A"/>
    <w:pPr>
      <w:ind w:left="7"/>
    </w:pPr>
    <w:rPr>
      <w:rFonts w:ascii="Tahoma" w:hAnsi="Tahoma"/>
    </w:rPr>
  </w:style>
  <w:style w:type="paragraph" w:customStyle="1" w:styleId="bang">
    <w:name w:val="bang"/>
    <w:basedOn w:val="Normal"/>
    <w:autoRedefine/>
    <w:rsid w:val="00DD2434"/>
    <w:pPr>
      <w:ind w:left="-38"/>
    </w:pPr>
    <w:rPr>
      <w:rFonts w:cs="Tahoma"/>
      <w:sz w:val="18"/>
    </w:rPr>
  </w:style>
  <w:style w:type="paragraph" w:customStyle="1" w:styleId="Bang0">
    <w:name w:val="Bang"/>
    <w:basedOn w:val="Normal"/>
    <w:autoRedefine/>
    <w:rsid w:val="00BC261A"/>
    <w:pPr>
      <w:autoSpaceDE w:val="0"/>
      <w:autoSpaceDN w:val="0"/>
      <w:spacing w:before="80" w:after="80" w:line="240" w:lineRule="auto"/>
      <w:ind w:left="58"/>
    </w:pPr>
    <w:rPr>
      <w:rFonts w:cs="Tahoma"/>
      <w:noProof/>
      <w:sz w:val="18"/>
    </w:rPr>
  </w:style>
  <w:style w:type="paragraph" w:styleId="TOC1">
    <w:name w:val="toc 1"/>
    <w:basedOn w:val="Normal"/>
    <w:next w:val="Normal"/>
    <w:autoRedefine/>
    <w:uiPriority w:val="39"/>
    <w:rsid w:val="00BC261A"/>
    <w:pPr>
      <w:tabs>
        <w:tab w:val="left" w:pos="540"/>
        <w:tab w:val="right" w:leader="dot" w:pos="8630"/>
      </w:tabs>
      <w:spacing w:before="360" w:after="240" w:line="240" w:lineRule="auto"/>
      <w:ind w:left="0"/>
    </w:pPr>
    <w:rPr>
      <w:rFonts w:cs="Tahoma"/>
      <w:b/>
      <w:bCs/>
      <w:iCs/>
      <w:caps/>
      <w:noProof/>
      <w:kern w:val="28"/>
      <w:szCs w:val="24"/>
    </w:rPr>
  </w:style>
  <w:style w:type="paragraph" w:styleId="TOC2">
    <w:name w:val="toc 2"/>
    <w:basedOn w:val="Normal"/>
    <w:next w:val="Normal"/>
    <w:autoRedefine/>
    <w:uiPriority w:val="39"/>
    <w:rsid w:val="00BC261A"/>
    <w:pPr>
      <w:tabs>
        <w:tab w:val="left" w:pos="1000"/>
        <w:tab w:val="right" w:leader="dot" w:pos="8630"/>
      </w:tabs>
      <w:spacing w:line="240" w:lineRule="auto"/>
    </w:pPr>
    <w:rPr>
      <w:rFonts w:cs="Tahoma"/>
      <w:noProof/>
      <w:kern w:val="28"/>
      <w:szCs w:val="24"/>
    </w:rPr>
  </w:style>
  <w:style w:type="paragraph" w:styleId="TOC3">
    <w:name w:val="toc 3"/>
    <w:basedOn w:val="Normal"/>
    <w:next w:val="Normal"/>
    <w:autoRedefine/>
    <w:uiPriority w:val="39"/>
    <w:rsid w:val="00BC261A"/>
    <w:pPr>
      <w:ind w:left="400"/>
    </w:pPr>
    <w:rPr>
      <w:rFonts w:ascii="Times New Roman" w:hAnsi="Times New Roman"/>
      <w:i/>
      <w:iCs/>
      <w:szCs w:val="24"/>
    </w:rPr>
  </w:style>
  <w:style w:type="paragraph" w:styleId="TOC4">
    <w:name w:val="toc 4"/>
    <w:basedOn w:val="Normal"/>
    <w:next w:val="Normal"/>
    <w:autoRedefine/>
    <w:semiHidden/>
    <w:rsid w:val="00BC261A"/>
    <w:pPr>
      <w:ind w:left="600"/>
    </w:pPr>
    <w:rPr>
      <w:rFonts w:ascii="Times New Roman" w:hAnsi="Times New Roman"/>
      <w:szCs w:val="21"/>
    </w:rPr>
  </w:style>
  <w:style w:type="paragraph" w:styleId="TOC5">
    <w:name w:val="toc 5"/>
    <w:basedOn w:val="Normal"/>
    <w:next w:val="Normal"/>
    <w:autoRedefine/>
    <w:semiHidden/>
    <w:rsid w:val="00BC261A"/>
    <w:pPr>
      <w:ind w:left="800"/>
    </w:pPr>
    <w:rPr>
      <w:rFonts w:ascii="Times New Roman" w:hAnsi="Times New Roman"/>
      <w:szCs w:val="21"/>
    </w:rPr>
  </w:style>
  <w:style w:type="paragraph" w:styleId="TOC6">
    <w:name w:val="toc 6"/>
    <w:basedOn w:val="Normal"/>
    <w:next w:val="Normal"/>
    <w:autoRedefine/>
    <w:semiHidden/>
    <w:rsid w:val="00BC261A"/>
    <w:pPr>
      <w:ind w:left="1000"/>
    </w:pPr>
    <w:rPr>
      <w:rFonts w:ascii="Times New Roman" w:hAnsi="Times New Roman"/>
      <w:szCs w:val="21"/>
    </w:rPr>
  </w:style>
  <w:style w:type="paragraph" w:styleId="TOC7">
    <w:name w:val="toc 7"/>
    <w:basedOn w:val="Normal"/>
    <w:next w:val="Normal"/>
    <w:autoRedefine/>
    <w:semiHidden/>
    <w:rsid w:val="00BC261A"/>
    <w:pPr>
      <w:ind w:left="1200"/>
    </w:pPr>
    <w:rPr>
      <w:rFonts w:ascii="Times New Roman" w:hAnsi="Times New Roman"/>
      <w:szCs w:val="21"/>
    </w:rPr>
  </w:style>
  <w:style w:type="paragraph" w:styleId="TOC8">
    <w:name w:val="toc 8"/>
    <w:basedOn w:val="Normal"/>
    <w:next w:val="Normal"/>
    <w:autoRedefine/>
    <w:semiHidden/>
    <w:rsid w:val="00BC261A"/>
    <w:pPr>
      <w:ind w:left="1400"/>
    </w:pPr>
    <w:rPr>
      <w:rFonts w:ascii="Times New Roman" w:hAnsi="Times New Roman"/>
      <w:szCs w:val="21"/>
    </w:rPr>
  </w:style>
  <w:style w:type="paragraph" w:styleId="TOC9">
    <w:name w:val="toc 9"/>
    <w:basedOn w:val="Normal"/>
    <w:next w:val="Normal"/>
    <w:autoRedefine/>
    <w:semiHidden/>
    <w:rsid w:val="00BC261A"/>
    <w:pPr>
      <w:ind w:left="1600"/>
    </w:pPr>
    <w:rPr>
      <w:rFonts w:ascii="Times New Roman" w:hAnsi="Times New Roman"/>
      <w:szCs w:val="21"/>
    </w:rPr>
  </w:style>
  <w:style w:type="character" w:styleId="PageNumber">
    <w:name w:val="page number"/>
    <w:basedOn w:val="DefaultParagraphFont"/>
    <w:rsid w:val="00BC261A"/>
  </w:style>
  <w:style w:type="paragraph" w:customStyle="1" w:styleId="NormalH">
    <w:name w:val="NormalH"/>
    <w:basedOn w:val="Normal"/>
    <w:rsid w:val="00BC261A"/>
  </w:style>
  <w:style w:type="paragraph" w:styleId="BodyTextIndent2">
    <w:name w:val="Body Text Indent 2"/>
    <w:basedOn w:val="Normal"/>
    <w:rsid w:val="00BC261A"/>
    <w:pPr>
      <w:ind w:left="1980" w:firstLine="7"/>
      <w:jc w:val="both"/>
    </w:pPr>
  </w:style>
  <w:style w:type="paragraph" w:customStyle="1" w:styleId="NormalIndent">
    <w:name w:val="NormalIndent"/>
    <w:basedOn w:val="Normal"/>
    <w:autoRedefine/>
    <w:rsid w:val="00BC261A"/>
    <w:pPr>
      <w:numPr>
        <w:numId w:val="2"/>
      </w:numPr>
      <w:tabs>
        <w:tab w:val="clear" w:pos="720"/>
        <w:tab w:val="num" w:pos="900"/>
      </w:tabs>
      <w:ind w:left="900"/>
      <w:jc w:val="both"/>
    </w:pPr>
  </w:style>
  <w:style w:type="paragraph" w:customStyle="1" w:styleId="NormalIndent2">
    <w:name w:val="NormalIndent2"/>
    <w:basedOn w:val="NormalIndent"/>
    <w:autoRedefine/>
    <w:rsid w:val="00BC261A"/>
    <w:pPr>
      <w:numPr>
        <w:ilvl w:val="1"/>
      </w:numPr>
    </w:pPr>
  </w:style>
  <w:style w:type="paragraph" w:styleId="ListBullet">
    <w:name w:val="List Bullet"/>
    <w:basedOn w:val="Normal"/>
    <w:autoRedefine/>
    <w:rsid w:val="00BC261A"/>
    <w:pPr>
      <w:numPr>
        <w:numId w:val="3"/>
      </w:numPr>
      <w:jc w:val="both"/>
    </w:pPr>
  </w:style>
  <w:style w:type="paragraph" w:customStyle="1" w:styleId="Level2Textbullet">
    <w:name w:val="Level 2 Text bullet"/>
    <w:basedOn w:val="Normal"/>
    <w:autoRedefine/>
    <w:rsid w:val="00BC261A"/>
    <w:pPr>
      <w:numPr>
        <w:numId w:val="4"/>
      </w:numPr>
    </w:pPr>
    <w:rPr>
      <w:rFonts w:cs="Tahoma"/>
      <w:lang w:val="en-GB"/>
    </w:rPr>
  </w:style>
  <w:style w:type="paragraph" w:customStyle="1" w:styleId="Bangheader">
    <w:name w:val="Bangheader"/>
    <w:basedOn w:val="Normal"/>
    <w:autoRedefine/>
    <w:rsid w:val="00BC261A"/>
    <w:pPr>
      <w:ind w:left="0"/>
      <w:jc w:val="center"/>
    </w:pPr>
    <w:rPr>
      <w:b/>
      <w:color w:val="800000"/>
      <w:sz w:val="18"/>
    </w:rPr>
  </w:style>
  <w:style w:type="paragraph" w:styleId="DocumentMap">
    <w:name w:val="Document Map"/>
    <w:basedOn w:val="Normal"/>
    <w:semiHidden/>
    <w:rsid w:val="00BC261A"/>
    <w:pPr>
      <w:shd w:val="clear" w:color="auto" w:fill="000080"/>
    </w:pPr>
    <w:rPr>
      <w:rFonts w:cs="Tahoma"/>
    </w:rPr>
  </w:style>
  <w:style w:type="paragraph" w:styleId="BalloonText">
    <w:name w:val="Balloon Text"/>
    <w:basedOn w:val="Normal"/>
    <w:semiHidden/>
    <w:rsid w:val="00BC261A"/>
    <w:rPr>
      <w:rFonts w:cs="Tahoma"/>
      <w:sz w:val="16"/>
      <w:szCs w:val="16"/>
    </w:rPr>
  </w:style>
  <w:style w:type="paragraph" w:styleId="NormalWeb">
    <w:name w:val="Normal (Web)"/>
    <w:basedOn w:val="Normal"/>
    <w:rsid w:val="00BC261A"/>
    <w:pPr>
      <w:spacing w:before="100" w:beforeAutospacing="1" w:after="100" w:afterAutospacing="1" w:line="240" w:lineRule="auto"/>
      <w:ind w:left="0"/>
    </w:pPr>
    <w:rPr>
      <w:rFonts w:ascii="Times New Roman" w:eastAsia="MS Mincho" w:hAnsi="Times New Roman"/>
      <w:sz w:val="24"/>
      <w:szCs w:val="24"/>
      <w:lang w:eastAsia="ja-JP"/>
    </w:rPr>
  </w:style>
  <w:style w:type="paragraph" w:customStyle="1" w:styleId="Heading1H1">
    <w:name w:val="Heading 1.H1"/>
    <w:basedOn w:val="Normal"/>
    <w:next w:val="Normal"/>
    <w:rsid w:val="00BC261A"/>
    <w:pPr>
      <w:keepNext/>
      <w:numPr>
        <w:numId w:val="6"/>
      </w:numPr>
      <w:spacing w:before="240" w:after="240"/>
      <w:ind w:left="360" w:hanging="360"/>
      <w:outlineLvl w:val="0"/>
    </w:pPr>
    <w:rPr>
      <w:b/>
      <w:bCs/>
      <w:caps/>
      <w:kern w:val="28"/>
      <w:sz w:val="24"/>
      <w:szCs w:val="24"/>
      <w:lang w:val="en-AU"/>
    </w:rPr>
  </w:style>
  <w:style w:type="paragraph" w:customStyle="1" w:styleId="Heading2H2">
    <w:name w:val="Heading 2.H2"/>
    <w:basedOn w:val="Normal"/>
    <w:next w:val="Normal"/>
    <w:rsid w:val="00BC261A"/>
    <w:pPr>
      <w:keepNext/>
      <w:numPr>
        <w:ilvl w:val="1"/>
        <w:numId w:val="6"/>
      </w:numPr>
      <w:spacing w:before="240" w:after="200"/>
      <w:ind w:left="360" w:hanging="360"/>
      <w:jc w:val="both"/>
      <w:outlineLvl w:val="1"/>
    </w:pPr>
    <w:rPr>
      <w:b/>
      <w:bCs/>
      <w:lang w:val="en-AU"/>
    </w:rPr>
  </w:style>
  <w:style w:type="paragraph" w:customStyle="1" w:styleId="Level3Text">
    <w:name w:val="Level 3 Text"/>
    <w:basedOn w:val="Normal"/>
    <w:rsid w:val="00BC261A"/>
    <w:pPr>
      <w:spacing w:before="0"/>
      <w:ind w:left="1168"/>
    </w:pPr>
    <w:rPr>
      <w:lang w:val="en-GB"/>
    </w:rPr>
  </w:style>
  <w:style w:type="paragraph" w:customStyle="1" w:styleId="Level2Text">
    <w:name w:val="Level 2 Text"/>
    <w:basedOn w:val="Normal"/>
    <w:rsid w:val="00BC261A"/>
    <w:pPr>
      <w:spacing w:before="0"/>
      <w:ind w:left="448"/>
    </w:pPr>
    <w:rPr>
      <w:rFonts w:ascii="Times New Roman" w:hAnsi="Times New Roman"/>
      <w:lang w:val="en-GB"/>
    </w:rPr>
  </w:style>
  <w:style w:type="paragraph" w:customStyle="1" w:styleId="Level1Text">
    <w:name w:val="Level 1 Text"/>
    <w:basedOn w:val="Normal"/>
    <w:rsid w:val="00BC261A"/>
    <w:pPr>
      <w:spacing w:before="0"/>
    </w:pPr>
    <w:rPr>
      <w:rFonts w:ascii="Times New Roman" w:hAnsi="Times New Roman"/>
      <w:lang w:val="en-GB"/>
    </w:rPr>
  </w:style>
  <w:style w:type="character" w:customStyle="1" w:styleId="Heading5Char">
    <w:name w:val="Heading 5 Char"/>
    <w:rsid w:val="00BC261A"/>
    <w:rPr>
      <w:rFonts w:ascii=".VnTime" w:hAnsi=".VnTime"/>
      <w:b/>
      <w:bCs/>
      <w:noProof/>
      <w:lang w:val="en-US" w:eastAsia="en-US" w:bidi="ar-SA"/>
    </w:rPr>
  </w:style>
  <w:style w:type="character" w:customStyle="1" w:styleId="mw-headline">
    <w:name w:val="mw-headline"/>
    <w:basedOn w:val="DefaultParagraphFont"/>
    <w:rsid w:val="002E5EAC"/>
  </w:style>
  <w:style w:type="character" w:customStyle="1" w:styleId="editsection">
    <w:name w:val="editsection"/>
    <w:basedOn w:val="DefaultParagraphFont"/>
    <w:rsid w:val="002E5EAC"/>
  </w:style>
  <w:style w:type="paragraph" w:customStyle="1" w:styleId="body">
    <w:name w:val="body"/>
    <w:basedOn w:val="Normal"/>
    <w:rsid w:val="00165A9F"/>
    <w:pPr>
      <w:spacing w:before="100" w:beforeAutospacing="1" w:after="100" w:afterAutospacing="1" w:line="240" w:lineRule="auto"/>
      <w:ind w:left="0"/>
    </w:pPr>
    <w:rPr>
      <w:rFonts w:ascii="Times New Roman" w:eastAsia="MS Mincho" w:hAnsi="Times New Roman"/>
      <w:sz w:val="24"/>
      <w:szCs w:val="24"/>
      <w:lang w:eastAsia="ja-JP"/>
    </w:rPr>
  </w:style>
  <w:style w:type="character" w:customStyle="1" w:styleId="ctarticletitle1">
    <w:name w:val="ctarticletitle1"/>
    <w:rsid w:val="00E91382"/>
    <w:rPr>
      <w:rFonts w:ascii="Arial" w:hAnsi="Arial" w:cs="Arial" w:hint="default"/>
      <w:b/>
      <w:bCs/>
      <w:color w:val="330066"/>
      <w:sz w:val="34"/>
      <w:szCs w:val="34"/>
    </w:rPr>
  </w:style>
  <w:style w:type="character" w:customStyle="1" w:styleId="ctauthor1">
    <w:name w:val="ctauthor1"/>
    <w:rsid w:val="00E91382"/>
    <w:rPr>
      <w:b/>
      <w:bCs/>
      <w:i w:val="0"/>
      <w:iCs w:val="0"/>
    </w:rPr>
  </w:style>
  <w:style w:type="table" w:styleId="TableGrid">
    <w:name w:val="Table Grid"/>
    <w:basedOn w:val="TableNormal"/>
    <w:rsid w:val="00E91382"/>
    <w:pPr>
      <w:spacing w:before="120" w:line="360" w:lineRule="auto"/>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ackbody">
    <w:name w:val="blackbody"/>
    <w:basedOn w:val="DefaultParagraphFont"/>
    <w:rsid w:val="00B74C72"/>
  </w:style>
  <w:style w:type="character" w:customStyle="1" w:styleId="caption-before">
    <w:name w:val="caption-before"/>
    <w:basedOn w:val="DefaultParagraphFont"/>
    <w:rsid w:val="00B34E93"/>
  </w:style>
  <w:style w:type="paragraph" w:customStyle="1" w:styleId="H3">
    <w:name w:val="H_3"/>
    <w:basedOn w:val="Heading3"/>
    <w:rsid w:val="004C43EA"/>
    <w:pPr>
      <w:numPr>
        <w:ilvl w:val="2"/>
        <w:numId w:val="9"/>
      </w:numPr>
      <w:tabs>
        <w:tab w:val="clear" w:pos="3924"/>
      </w:tabs>
      <w:spacing w:before="240"/>
      <w:ind w:left="567" w:hanging="567"/>
    </w:pPr>
    <w:rPr>
      <w:rFonts w:cs="Tahoma"/>
      <w:bCs/>
    </w:rPr>
  </w:style>
  <w:style w:type="paragraph" w:customStyle="1" w:styleId="doctext">
    <w:name w:val="doctext"/>
    <w:basedOn w:val="Normal"/>
    <w:rsid w:val="0019530D"/>
    <w:pPr>
      <w:spacing w:before="100" w:beforeAutospacing="1" w:after="100" w:afterAutospacing="1" w:line="240" w:lineRule="auto"/>
      <w:ind w:left="0"/>
    </w:pPr>
    <w:rPr>
      <w:rFonts w:ascii="Times New Roman" w:hAnsi="Times New Roman"/>
      <w:color w:val="000000"/>
      <w:sz w:val="21"/>
      <w:szCs w:val="21"/>
    </w:rPr>
  </w:style>
  <w:style w:type="paragraph" w:customStyle="1" w:styleId="doclist">
    <w:name w:val="doclist"/>
    <w:basedOn w:val="Normal"/>
    <w:rsid w:val="0019530D"/>
    <w:pPr>
      <w:spacing w:before="100" w:beforeAutospacing="1" w:after="100" w:afterAutospacing="1" w:line="240" w:lineRule="auto"/>
      <w:ind w:left="0"/>
    </w:pPr>
    <w:rPr>
      <w:rFonts w:ascii="Times New Roman" w:hAnsi="Times New Roman"/>
      <w:color w:val="000000"/>
      <w:sz w:val="21"/>
      <w:szCs w:val="21"/>
    </w:rPr>
  </w:style>
  <w:style w:type="character" w:customStyle="1" w:styleId="docemphasis1">
    <w:name w:val="docemphasis1"/>
    <w:rsid w:val="0019530D"/>
    <w:rPr>
      <w:i/>
      <w:iCs/>
    </w:rPr>
  </w:style>
  <w:style w:type="paragraph" w:customStyle="1" w:styleId="StyledoclistArial10pt">
    <w:name w:val="Style doclist + Arial 10 pt"/>
    <w:basedOn w:val="doclist"/>
    <w:autoRedefine/>
    <w:rsid w:val="007C70BC"/>
    <w:pPr>
      <w:numPr>
        <w:ilvl w:val="1"/>
        <w:numId w:val="10"/>
      </w:numPr>
      <w:spacing w:before="120" w:beforeAutospacing="0" w:after="0" w:afterAutospacing="0" w:line="360" w:lineRule="auto"/>
    </w:pPr>
    <w:rPr>
      <w:rFonts w:ascii="Arial" w:hAnsi="Arial"/>
      <w:sz w:val="20"/>
      <w:lang w:val="en-GB"/>
    </w:rPr>
  </w:style>
  <w:style w:type="paragraph" w:customStyle="1" w:styleId="Bangheader8pt">
    <w:name w:val="Bangheader + 8 pt"/>
    <w:aliases w:val="(Complex) Italic,Auto,Left,Before:  4 pt,After:  4 pt,..."/>
    <w:basedOn w:val="Bangheader"/>
    <w:rsid w:val="00ED02F3"/>
    <w:pPr>
      <w:autoSpaceDE w:val="0"/>
      <w:autoSpaceDN w:val="0"/>
      <w:spacing w:before="80" w:after="80" w:line="240" w:lineRule="auto"/>
      <w:jc w:val="left"/>
      <w:outlineLvl w:val="6"/>
    </w:pPr>
    <w:rPr>
      <w:rFonts w:eastAsia="MS Mincho" w:cs="Tahoma"/>
      <w:iCs/>
      <w:color w:val="auto"/>
      <w:sz w:val="16"/>
      <w:szCs w:val="16"/>
    </w:rPr>
  </w:style>
  <w:style w:type="paragraph" w:customStyle="1" w:styleId="StyleBangheaderLeft006cm">
    <w:name w:val="Style Bangheader + Left:  006 cm"/>
    <w:basedOn w:val="Bangheader"/>
    <w:autoRedefine/>
    <w:rsid w:val="000C229E"/>
    <w:pPr>
      <w:spacing w:before="80" w:after="80"/>
      <w:ind w:left="34"/>
    </w:pPr>
    <w:rPr>
      <w:b w:val="0"/>
      <w:bCs/>
      <w:color w:val="auto"/>
      <w:spacing w:val="-6"/>
      <w:szCs w:val="18"/>
      <w:lang w:val="en-GB"/>
    </w:rPr>
  </w:style>
  <w:style w:type="paragraph" w:customStyle="1" w:styleId="StyleBangLeft006cm">
    <w:name w:val="Style Bang + Left:  006 cm"/>
    <w:basedOn w:val="Bang0"/>
    <w:autoRedefine/>
    <w:rsid w:val="000C229E"/>
    <w:pPr>
      <w:autoSpaceDE/>
      <w:autoSpaceDN/>
      <w:spacing w:line="360" w:lineRule="auto"/>
      <w:ind w:left="0"/>
    </w:pPr>
    <w:rPr>
      <w:rFonts w:cs="Times New Roman"/>
      <w:iCs/>
      <w:noProof w:val="0"/>
      <w:spacing w:val="-6"/>
      <w:szCs w:val="18"/>
      <w:lang w:val="en-GB"/>
    </w:rPr>
  </w:style>
  <w:style w:type="paragraph" w:customStyle="1" w:styleId="NormalT">
    <w:name w:val="NormalT"/>
    <w:basedOn w:val="Normal"/>
    <w:rsid w:val="00403908"/>
    <w:pPr>
      <w:ind w:left="547"/>
    </w:pPr>
    <w:rPr>
      <w:rFonts w:ascii="Tahoma" w:eastAsia="MS Mincho" w:hAnsi="Tahoma" w:cs="Arial"/>
    </w:rPr>
  </w:style>
  <w:style w:type="paragraph" w:customStyle="1" w:styleId="comment">
    <w:name w:val="comment"/>
    <w:basedOn w:val="Normal"/>
    <w:rsid w:val="00097A8D"/>
    <w:pPr>
      <w:ind w:left="144"/>
    </w:pPr>
    <w:rPr>
      <w:rFonts w:ascii="Tahoma" w:eastAsia="MS Mincho" w:hAnsi="Tahoma" w:cs="Arial"/>
      <w:bCs/>
      <w:i/>
      <w:snapToGrid w:val="0"/>
      <w:color w:val="808080"/>
      <w:lang w:eastAsia="ja-JP"/>
    </w:rPr>
  </w:style>
  <w:style w:type="paragraph" w:customStyle="1" w:styleId="TableNormal1">
    <w:name w:val="Table Normal1"/>
    <w:basedOn w:val="Normal"/>
    <w:rsid w:val="00097A8D"/>
    <w:pPr>
      <w:spacing w:before="40" w:after="40" w:line="240" w:lineRule="auto"/>
      <w:ind w:left="0"/>
    </w:pPr>
    <w:rPr>
      <w:rFonts w:ascii="Tahoma" w:eastAsia="MS Mincho" w:hAnsi="Tahoma" w:cs="Tahoma"/>
      <w:bCs/>
      <w:color w:val="000000"/>
      <w:szCs w:val="24"/>
      <w:lang w:val="en-GB" w:eastAsia="ja-JP"/>
    </w:rPr>
  </w:style>
  <w:style w:type="paragraph" w:customStyle="1" w:styleId="NormalTableHeader">
    <w:name w:val="Normal Table Header"/>
    <w:basedOn w:val="NormalIndent0"/>
    <w:rsid w:val="00097A8D"/>
    <w:pPr>
      <w:keepNext/>
      <w:keepLines/>
      <w:tabs>
        <w:tab w:val="left" w:pos="702"/>
        <w:tab w:val="left" w:pos="1080"/>
      </w:tabs>
      <w:spacing w:after="120"/>
      <w:ind w:left="0"/>
      <w:jc w:val="center"/>
    </w:pPr>
    <w:rPr>
      <w:rFonts w:ascii="Tahoma" w:eastAsia="MS Mincho" w:hAnsi="Tahoma" w:cs="Arial"/>
      <w:b/>
      <w:snapToGrid w:val="0"/>
      <w:lang w:eastAsia="ja-JP"/>
    </w:rPr>
  </w:style>
  <w:style w:type="paragraph" w:styleId="NormalIndent0">
    <w:name w:val="Normal Indent"/>
    <w:basedOn w:val="Normal"/>
    <w:rsid w:val="00097A8D"/>
    <w:pPr>
      <w:ind w:left="720"/>
    </w:pPr>
  </w:style>
  <w:style w:type="character" w:customStyle="1" w:styleId="hps">
    <w:name w:val="hps"/>
    <w:basedOn w:val="DefaultParagraphFont"/>
    <w:rsid w:val="00097A8D"/>
  </w:style>
  <w:style w:type="paragraph" w:customStyle="1" w:styleId="NAT">
    <w:name w:val="NAT"/>
    <w:basedOn w:val="Caption"/>
    <w:rsid w:val="00197625"/>
    <w:pPr>
      <w:widowControl w:val="0"/>
      <w:spacing w:before="0" w:line="240" w:lineRule="auto"/>
      <w:ind w:left="0"/>
      <w:jc w:val="center"/>
    </w:pPr>
    <w:rPr>
      <w:rFonts w:ascii="Times New Roman" w:hAnsi="Times New Roman"/>
      <w:sz w:val="24"/>
    </w:rPr>
  </w:style>
  <w:style w:type="paragraph" w:styleId="Caption">
    <w:name w:val="caption"/>
    <w:basedOn w:val="Normal"/>
    <w:next w:val="Normal"/>
    <w:unhideWhenUsed/>
    <w:qFormat/>
    <w:rsid w:val="00197625"/>
    <w:rPr>
      <w:b/>
      <w:bCs/>
    </w:rPr>
  </w:style>
  <w:style w:type="paragraph" w:customStyle="1" w:styleId="TableCaption">
    <w:name w:val="TableCaption"/>
    <w:basedOn w:val="NormalIndent0"/>
    <w:rsid w:val="00AB6F34"/>
    <w:pPr>
      <w:widowControl w:val="0"/>
      <w:spacing w:line="240" w:lineRule="auto"/>
      <w:ind w:left="-14" w:right="14"/>
    </w:pPr>
    <w:rPr>
      <w:rFonts w:ascii="Tahoma" w:eastAsia="MS Mincho" w:hAnsi="Tahoma" w:cs="Arial"/>
      <w:b/>
      <w:snapToGrid w:val="0"/>
    </w:rPr>
  </w:style>
  <w:style w:type="character" w:customStyle="1" w:styleId="Heading1Char">
    <w:name w:val="Heading 1 Char"/>
    <w:aliases w:val="H1 Char,H1 + Left Char,Before:  18 pt Char,After:  6 pt Char,Line spacing:  single + (C... Char"/>
    <w:basedOn w:val="DefaultParagraphFont"/>
    <w:link w:val="Heading1"/>
    <w:rsid w:val="00720EBA"/>
    <w:rPr>
      <w:rFonts w:ascii="Arial" w:hAnsi="Arial"/>
      <w:b/>
      <w:bCs/>
      <w:caps/>
      <w:kern w:val="28"/>
      <w:sz w:val="24"/>
      <w:szCs w:val="24"/>
    </w:rPr>
  </w:style>
  <w:style w:type="character" w:customStyle="1" w:styleId="Heading2Char">
    <w:name w:val="Heading 2 Char"/>
    <w:aliases w:val="l2 Char,HD2 Char"/>
    <w:basedOn w:val="DefaultParagraphFont"/>
    <w:link w:val="Heading2"/>
    <w:rsid w:val="00C54633"/>
    <w:rPr>
      <w:rFonts w:ascii="Arial" w:hAnsi="Arial"/>
      <w:b/>
      <w:bCs/>
      <w:i/>
      <w:iCs/>
      <w:kern w:val="28"/>
      <w:sz w:val="22"/>
    </w:rPr>
  </w:style>
  <w:style w:type="character" w:customStyle="1" w:styleId="Heading3Char">
    <w:name w:val="Heading 3 Char"/>
    <w:basedOn w:val="DefaultParagraphFont"/>
    <w:link w:val="Heading3"/>
    <w:rsid w:val="002B2923"/>
    <w:rPr>
      <w:rFonts w:ascii="Arial" w:hAnsi="Arial"/>
      <w:b/>
    </w:rPr>
  </w:style>
  <w:style w:type="paragraph" w:customStyle="1" w:styleId="StyleHeading3LatinArialComplexTahomaLatin9ptC">
    <w:name w:val="Style Heading 3 + (Latin) Arial (Complex) Tahoma (Latin) 9 pt (C..."/>
    <w:basedOn w:val="Heading3"/>
    <w:rsid w:val="00366224"/>
    <w:pPr>
      <w:tabs>
        <w:tab w:val="num" w:pos="3924"/>
      </w:tabs>
      <w:spacing w:before="240"/>
      <w:ind w:left="3924" w:hanging="504"/>
    </w:pPr>
    <w:rPr>
      <w:rFonts w:cs="Tahoma"/>
      <w:bCs/>
    </w:rPr>
  </w:style>
  <w:style w:type="character" w:customStyle="1" w:styleId="3oh-">
    <w:name w:val="_3oh-"/>
    <w:basedOn w:val="DefaultParagraphFont"/>
    <w:rsid w:val="000852BB"/>
  </w:style>
  <w:style w:type="paragraph" w:styleId="ListBullet2">
    <w:name w:val="List Bullet 2"/>
    <w:basedOn w:val="Normal"/>
    <w:rsid w:val="000852BB"/>
    <w:pPr>
      <w:numPr>
        <w:numId w:val="14"/>
      </w:numPr>
      <w:tabs>
        <w:tab w:val="left" w:pos="720"/>
      </w:tabs>
      <w:spacing w:before="160" w:after="160" w:line="288" w:lineRule="auto"/>
      <w:jc w:val="both"/>
    </w:pPr>
    <w:rPr>
      <w:rFonts w:ascii="Times New Roman" w:hAnsi="Times New Roman"/>
      <w:sz w:val="26"/>
      <w:szCs w:val="26"/>
    </w:rPr>
  </w:style>
  <w:style w:type="paragraph" w:styleId="ListBullet3">
    <w:name w:val="List Bullet 3"/>
    <w:basedOn w:val="Normal"/>
    <w:rsid w:val="000852BB"/>
    <w:pPr>
      <w:numPr>
        <w:numId w:val="15"/>
      </w:numPr>
      <w:tabs>
        <w:tab w:val="left" w:pos="720"/>
      </w:tabs>
      <w:spacing w:before="160" w:after="160" w:line="288" w:lineRule="auto"/>
      <w:jc w:val="both"/>
    </w:pPr>
    <w:rPr>
      <w:rFonts w:ascii="Times New Roman" w:hAnsi="Times New Roman"/>
      <w:sz w:val="26"/>
      <w:szCs w:val="26"/>
    </w:rPr>
  </w:style>
  <w:style w:type="paragraph" w:styleId="ListBullet4">
    <w:name w:val="List Bullet 4"/>
    <w:basedOn w:val="Normal"/>
    <w:rsid w:val="000852BB"/>
    <w:pPr>
      <w:numPr>
        <w:numId w:val="16"/>
      </w:numPr>
      <w:tabs>
        <w:tab w:val="left" w:pos="720"/>
      </w:tabs>
      <w:spacing w:before="160" w:after="160" w:line="288" w:lineRule="auto"/>
      <w:jc w:val="both"/>
    </w:pPr>
    <w:rPr>
      <w:rFonts w:ascii="Times New Roman" w:hAnsi="Times New Roman"/>
      <w:sz w:val="26"/>
      <w:szCs w:val="26"/>
    </w:rPr>
  </w:style>
  <w:style w:type="paragraph" w:customStyle="1" w:styleId="-GACH">
    <w:name w:val="-GACH"/>
    <w:basedOn w:val="Normal"/>
    <w:rsid w:val="000852BB"/>
    <w:pPr>
      <w:numPr>
        <w:ilvl w:val="2"/>
        <w:numId w:val="17"/>
      </w:numPr>
      <w:spacing w:before="0" w:line="240" w:lineRule="auto"/>
    </w:pPr>
    <w:rPr>
      <w:rFonts w:ascii="VNI-Aptima" w:hAnsi="VNI-Aptima"/>
      <w:sz w:val="28"/>
      <w:szCs w:val="26"/>
    </w:rPr>
  </w:style>
  <w:style w:type="paragraph" w:styleId="ListNumber">
    <w:name w:val="List Number"/>
    <w:basedOn w:val="Normal"/>
    <w:rsid w:val="000852BB"/>
    <w:pPr>
      <w:numPr>
        <w:numId w:val="18"/>
      </w:numPr>
      <w:tabs>
        <w:tab w:val="left" w:pos="720"/>
      </w:tabs>
      <w:spacing w:before="160" w:after="160" w:line="288" w:lineRule="auto"/>
      <w:jc w:val="both"/>
    </w:pPr>
    <w:rPr>
      <w:rFonts w:ascii="Times New Roman" w:hAnsi="Times New Roman"/>
      <w:sz w:val="26"/>
      <w:szCs w:val="26"/>
    </w:rPr>
  </w:style>
  <w:style w:type="paragraph" w:customStyle="1" w:styleId="Style1">
    <w:name w:val="Style1"/>
    <w:basedOn w:val="ListBullet"/>
    <w:rsid w:val="000852BB"/>
    <w:pPr>
      <w:numPr>
        <w:numId w:val="13"/>
      </w:numPr>
      <w:tabs>
        <w:tab w:val="left" w:pos="288"/>
      </w:tabs>
      <w:spacing w:before="160" w:after="160" w:line="288" w:lineRule="auto"/>
    </w:pPr>
    <w:rPr>
      <w:rFonts w:ascii="Times New Roman" w:hAnsi="Times New Roman"/>
      <w:b/>
      <w:sz w:val="26"/>
      <w:szCs w:val="26"/>
    </w:rPr>
  </w:style>
  <w:style w:type="paragraph" w:styleId="ListNumber3">
    <w:name w:val="List Number 3"/>
    <w:basedOn w:val="Normal"/>
    <w:rsid w:val="000852BB"/>
    <w:pPr>
      <w:numPr>
        <w:numId w:val="19"/>
      </w:numPr>
      <w:tabs>
        <w:tab w:val="left" w:pos="720"/>
      </w:tabs>
      <w:spacing w:before="160" w:after="160" w:line="288" w:lineRule="auto"/>
      <w:jc w:val="both"/>
    </w:pPr>
    <w:rPr>
      <w:rFonts w:ascii="Times New Roman" w:hAnsi="Times New Roman"/>
      <w:sz w:val="26"/>
      <w:szCs w:val="26"/>
    </w:rPr>
  </w:style>
  <w:style w:type="paragraph" w:styleId="ListNumber2">
    <w:name w:val="List Number 2"/>
    <w:basedOn w:val="Normal"/>
    <w:rsid w:val="00720EBA"/>
    <w:pPr>
      <w:numPr>
        <w:numId w:val="20"/>
      </w:numPr>
      <w:tabs>
        <w:tab w:val="left" w:pos="720"/>
      </w:tabs>
      <w:spacing w:before="160" w:after="160" w:line="288" w:lineRule="auto"/>
      <w:jc w:val="both"/>
    </w:pPr>
    <w:rPr>
      <w:rFonts w:ascii="Times New Roman" w:hAnsi="Times New Roman"/>
      <w:sz w:val="26"/>
      <w:szCs w:val="26"/>
    </w:rPr>
  </w:style>
  <w:style w:type="paragraph" w:styleId="TOCHeading">
    <w:name w:val="TOC Heading"/>
    <w:basedOn w:val="Heading1"/>
    <w:next w:val="Normal"/>
    <w:uiPriority w:val="39"/>
    <w:unhideWhenUsed/>
    <w:qFormat/>
    <w:rsid w:val="00720EBA"/>
    <w:pPr>
      <w:keepNext/>
      <w:pageBreakBefore w:val="0"/>
      <w:numPr>
        <w:numId w:val="0"/>
      </w:numPr>
      <w:spacing w:before="240" w:after="0" w:line="259" w:lineRule="auto"/>
      <w:outlineLvl w:val="9"/>
    </w:pPr>
    <w:rPr>
      <w:rFonts w:asciiTheme="majorHAnsi" w:eastAsiaTheme="majorEastAsia" w:hAnsiTheme="majorHAnsi" w:cstheme="majorBidi"/>
      <w:b w:val="0"/>
      <w:bCs w:val="0"/>
      <w:caps w:val="0"/>
      <w:color w:val="365F91" w:themeColor="accent1" w:themeShade="BF"/>
      <w:kern w:val="0"/>
      <w:sz w:val="32"/>
      <w:szCs w:val="32"/>
    </w:rPr>
  </w:style>
  <w:style w:type="character" w:styleId="CommentReference">
    <w:name w:val="annotation reference"/>
    <w:basedOn w:val="DefaultParagraphFont"/>
    <w:semiHidden/>
    <w:unhideWhenUsed/>
    <w:rsid w:val="004F61EE"/>
    <w:rPr>
      <w:sz w:val="16"/>
      <w:szCs w:val="16"/>
    </w:rPr>
  </w:style>
  <w:style w:type="paragraph" w:styleId="CommentText">
    <w:name w:val="annotation text"/>
    <w:basedOn w:val="Normal"/>
    <w:link w:val="CommentTextChar"/>
    <w:semiHidden/>
    <w:unhideWhenUsed/>
    <w:rsid w:val="004F61EE"/>
    <w:pPr>
      <w:spacing w:line="240" w:lineRule="auto"/>
    </w:pPr>
  </w:style>
  <w:style w:type="character" w:customStyle="1" w:styleId="CommentTextChar">
    <w:name w:val="Comment Text Char"/>
    <w:basedOn w:val="DefaultParagraphFont"/>
    <w:link w:val="CommentText"/>
    <w:semiHidden/>
    <w:rsid w:val="004F61EE"/>
    <w:rPr>
      <w:rFonts w:ascii="Arial" w:hAnsi="Arial"/>
    </w:rPr>
  </w:style>
  <w:style w:type="paragraph" w:styleId="CommentSubject">
    <w:name w:val="annotation subject"/>
    <w:basedOn w:val="CommentText"/>
    <w:next w:val="CommentText"/>
    <w:link w:val="CommentSubjectChar"/>
    <w:semiHidden/>
    <w:unhideWhenUsed/>
    <w:rsid w:val="004F61EE"/>
    <w:rPr>
      <w:b/>
      <w:bCs/>
    </w:rPr>
  </w:style>
  <w:style w:type="character" w:customStyle="1" w:styleId="CommentSubjectChar">
    <w:name w:val="Comment Subject Char"/>
    <w:basedOn w:val="CommentTextChar"/>
    <w:link w:val="CommentSubject"/>
    <w:semiHidden/>
    <w:rsid w:val="004F61EE"/>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22123">
      <w:bodyDiv w:val="1"/>
      <w:marLeft w:val="0"/>
      <w:marRight w:val="0"/>
      <w:marTop w:val="0"/>
      <w:marBottom w:val="0"/>
      <w:divBdr>
        <w:top w:val="none" w:sz="0" w:space="0" w:color="auto"/>
        <w:left w:val="none" w:sz="0" w:space="0" w:color="auto"/>
        <w:bottom w:val="none" w:sz="0" w:space="0" w:color="auto"/>
        <w:right w:val="none" w:sz="0" w:space="0" w:color="auto"/>
      </w:divBdr>
      <w:divsChild>
        <w:div w:id="1962876797">
          <w:marLeft w:val="0"/>
          <w:marRight w:val="0"/>
          <w:marTop w:val="0"/>
          <w:marBottom w:val="0"/>
          <w:divBdr>
            <w:top w:val="none" w:sz="0" w:space="0" w:color="auto"/>
            <w:left w:val="none" w:sz="0" w:space="0" w:color="auto"/>
            <w:bottom w:val="none" w:sz="0" w:space="0" w:color="auto"/>
            <w:right w:val="none" w:sz="0" w:space="0" w:color="auto"/>
          </w:divBdr>
          <w:divsChild>
            <w:div w:id="26735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7473">
      <w:bodyDiv w:val="1"/>
      <w:marLeft w:val="0"/>
      <w:marRight w:val="0"/>
      <w:marTop w:val="0"/>
      <w:marBottom w:val="0"/>
      <w:divBdr>
        <w:top w:val="none" w:sz="0" w:space="0" w:color="auto"/>
        <w:left w:val="none" w:sz="0" w:space="0" w:color="auto"/>
        <w:bottom w:val="none" w:sz="0" w:space="0" w:color="auto"/>
        <w:right w:val="none" w:sz="0" w:space="0" w:color="auto"/>
      </w:divBdr>
      <w:divsChild>
        <w:div w:id="948661179">
          <w:marLeft w:val="0"/>
          <w:marRight w:val="0"/>
          <w:marTop w:val="0"/>
          <w:marBottom w:val="0"/>
          <w:divBdr>
            <w:top w:val="none" w:sz="0" w:space="0" w:color="auto"/>
            <w:left w:val="none" w:sz="0" w:space="0" w:color="auto"/>
            <w:bottom w:val="none" w:sz="0" w:space="0" w:color="auto"/>
            <w:right w:val="none" w:sz="0" w:space="0" w:color="auto"/>
          </w:divBdr>
          <w:divsChild>
            <w:div w:id="194201229">
              <w:marLeft w:val="0"/>
              <w:marRight w:val="0"/>
              <w:marTop w:val="0"/>
              <w:marBottom w:val="0"/>
              <w:divBdr>
                <w:top w:val="none" w:sz="0" w:space="0" w:color="auto"/>
                <w:left w:val="none" w:sz="0" w:space="0" w:color="auto"/>
                <w:bottom w:val="none" w:sz="0" w:space="0" w:color="auto"/>
                <w:right w:val="none" w:sz="0" w:space="0" w:color="auto"/>
              </w:divBdr>
              <w:divsChild>
                <w:div w:id="280958391">
                  <w:marLeft w:val="0"/>
                  <w:marRight w:val="0"/>
                  <w:marTop w:val="0"/>
                  <w:marBottom w:val="0"/>
                  <w:divBdr>
                    <w:top w:val="none" w:sz="0" w:space="0" w:color="auto"/>
                    <w:left w:val="none" w:sz="0" w:space="0" w:color="auto"/>
                    <w:bottom w:val="none" w:sz="0" w:space="0" w:color="auto"/>
                    <w:right w:val="none" w:sz="0" w:space="0" w:color="auto"/>
                  </w:divBdr>
                  <w:divsChild>
                    <w:div w:id="1035496136">
                      <w:marLeft w:val="0"/>
                      <w:marRight w:val="0"/>
                      <w:marTop w:val="0"/>
                      <w:marBottom w:val="0"/>
                      <w:divBdr>
                        <w:top w:val="none" w:sz="0" w:space="0" w:color="auto"/>
                        <w:left w:val="none" w:sz="0" w:space="0" w:color="auto"/>
                        <w:bottom w:val="none" w:sz="0" w:space="0" w:color="auto"/>
                        <w:right w:val="none" w:sz="0" w:space="0" w:color="auto"/>
                      </w:divBdr>
                      <w:divsChild>
                        <w:div w:id="434640042">
                          <w:marLeft w:val="0"/>
                          <w:marRight w:val="0"/>
                          <w:marTop w:val="0"/>
                          <w:marBottom w:val="0"/>
                          <w:divBdr>
                            <w:top w:val="none" w:sz="0" w:space="0" w:color="auto"/>
                            <w:left w:val="none" w:sz="0" w:space="0" w:color="auto"/>
                            <w:bottom w:val="none" w:sz="0" w:space="0" w:color="auto"/>
                            <w:right w:val="none" w:sz="0" w:space="0" w:color="auto"/>
                          </w:divBdr>
                          <w:divsChild>
                            <w:div w:id="64957709">
                              <w:marLeft w:val="0"/>
                              <w:marRight w:val="0"/>
                              <w:marTop w:val="0"/>
                              <w:marBottom w:val="0"/>
                              <w:divBdr>
                                <w:top w:val="none" w:sz="0" w:space="0" w:color="auto"/>
                                <w:left w:val="none" w:sz="0" w:space="0" w:color="auto"/>
                                <w:bottom w:val="none" w:sz="0" w:space="0" w:color="auto"/>
                                <w:right w:val="none" w:sz="0" w:space="0" w:color="auto"/>
                              </w:divBdr>
                            </w:div>
                            <w:div w:id="1338270444">
                              <w:marLeft w:val="0"/>
                              <w:marRight w:val="0"/>
                              <w:marTop w:val="0"/>
                              <w:marBottom w:val="0"/>
                              <w:divBdr>
                                <w:top w:val="none" w:sz="0" w:space="0" w:color="auto"/>
                                <w:left w:val="none" w:sz="0" w:space="0" w:color="auto"/>
                                <w:bottom w:val="none" w:sz="0" w:space="0" w:color="auto"/>
                                <w:right w:val="none" w:sz="0" w:space="0" w:color="auto"/>
                              </w:divBdr>
                            </w:div>
                          </w:divsChild>
                        </w:div>
                        <w:div w:id="804540786">
                          <w:marLeft w:val="0"/>
                          <w:marRight w:val="0"/>
                          <w:marTop w:val="0"/>
                          <w:marBottom w:val="0"/>
                          <w:divBdr>
                            <w:top w:val="none" w:sz="0" w:space="0" w:color="auto"/>
                            <w:left w:val="none" w:sz="0" w:space="0" w:color="auto"/>
                            <w:bottom w:val="none" w:sz="0" w:space="0" w:color="auto"/>
                            <w:right w:val="none" w:sz="0" w:space="0" w:color="auto"/>
                          </w:divBdr>
                          <w:divsChild>
                            <w:div w:id="993215644">
                              <w:marLeft w:val="0"/>
                              <w:marRight w:val="0"/>
                              <w:marTop w:val="0"/>
                              <w:marBottom w:val="0"/>
                              <w:divBdr>
                                <w:top w:val="none" w:sz="0" w:space="0" w:color="auto"/>
                                <w:left w:val="none" w:sz="0" w:space="0" w:color="auto"/>
                                <w:bottom w:val="none" w:sz="0" w:space="0" w:color="auto"/>
                                <w:right w:val="none" w:sz="0" w:space="0" w:color="auto"/>
                              </w:divBdr>
                            </w:div>
                            <w:div w:id="1330019628">
                              <w:marLeft w:val="0"/>
                              <w:marRight w:val="0"/>
                              <w:marTop w:val="0"/>
                              <w:marBottom w:val="0"/>
                              <w:divBdr>
                                <w:top w:val="none" w:sz="0" w:space="0" w:color="auto"/>
                                <w:left w:val="none" w:sz="0" w:space="0" w:color="auto"/>
                                <w:bottom w:val="none" w:sz="0" w:space="0" w:color="auto"/>
                                <w:right w:val="none" w:sz="0" w:space="0" w:color="auto"/>
                              </w:divBdr>
                            </w:div>
                          </w:divsChild>
                        </w:div>
                        <w:div w:id="1114135795">
                          <w:marLeft w:val="0"/>
                          <w:marRight w:val="0"/>
                          <w:marTop w:val="0"/>
                          <w:marBottom w:val="0"/>
                          <w:divBdr>
                            <w:top w:val="none" w:sz="0" w:space="0" w:color="auto"/>
                            <w:left w:val="none" w:sz="0" w:space="0" w:color="auto"/>
                            <w:bottom w:val="none" w:sz="0" w:space="0" w:color="auto"/>
                            <w:right w:val="none" w:sz="0" w:space="0" w:color="auto"/>
                          </w:divBdr>
                        </w:div>
                        <w:div w:id="1484352179">
                          <w:marLeft w:val="0"/>
                          <w:marRight w:val="0"/>
                          <w:marTop w:val="0"/>
                          <w:marBottom w:val="0"/>
                          <w:divBdr>
                            <w:top w:val="none" w:sz="0" w:space="0" w:color="auto"/>
                            <w:left w:val="none" w:sz="0" w:space="0" w:color="auto"/>
                            <w:bottom w:val="none" w:sz="0" w:space="0" w:color="auto"/>
                            <w:right w:val="none" w:sz="0" w:space="0" w:color="auto"/>
                          </w:divBdr>
                          <w:divsChild>
                            <w:div w:id="1605069690">
                              <w:marLeft w:val="0"/>
                              <w:marRight w:val="0"/>
                              <w:marTop w:val="0"/>
                              <w:marBottom w:val="0"/>
                              <w:divBdr>
                                <w:top w:val="none" w:sz="0" w:space="0" w:color="auto"/>
                                <w:left w:val="none" w:sz="0" w:space="0" w:color="auto"/>
                                <w:bottom w:val="none" w:sz="0" w:space="0" w:color="auto"/>
                                <w:right w:val="none" w:sz="0" w:space="0" w:color="auto"/>
                              </w:divBdr>
                            </w:div>
                          </w:divsChild>
                        </w:div>
                        <w:div w:id="1731348791">
                          <w:marLeft w:val="0"/>
                          <w:marRight w:val="0"/>
                          <w:marTop w:val="0"/>
                          <w:marBottom w:val="0"/>
                          <w:divBdr>
                            <w:top w:val="none" w:sz="0" w:space="0" w:color="auto"/>
                            <w:left w:val="none" w:sz="0" w:space="0" w:color="auto"/>
                            <w:bottom w:val="none" w:sz="0" w:space="0" w:color="auto"/>
                            <w:right w:val="none" w:sz="0" w:space="0" w:color="auto"/>
                          </w:divBdr>
                        </w:div>
                        <w:div w:id="1899895769">
                          <w:marLeft w:val="0"/>
                          <w:marRight w:val="0"/>
                          <w:marTop w:val="0"/>
                          <w:marBottom w:val="0"/>
                          <w:divBdr>
                            <w:top w:val="none" w:sz="0" w:space="0" w:color="auto"/>
                            <w:left w:val="none" w:sz="0" w:space="0" w:color="auto"/>
                            <w:bottom w:val="none" w:sz="0" w:space="0" w:color="auto"/>
                            <w:right w:val="none" w:sz="0" w:space="0" w:color="auto"/>
                          </w:divBdr>
                          <w:divsChild>
                            <w:div w:id="53322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514742">
      <w:bodyDiv w:val="1"/>
      <w:marLeft w:val="0"/>
      <w:marRight w:val="0"/>
      <w:marTop w:val="0"/>
      <w:marBottom w:val="0"/>
      <w:divBdr>
        <w:top w:val="none" w:sz="0" w:space="0" w:color="auto"/>
        <w:left w:val="none" w:sz="0" w:space="0" w:color="auto"/>
        <w:bottom w:val="none" w:sz="0" w:space="0" w:color="auto"/>
        <w:right w:val="none" w:sz="0" w:space="0" w:color="auto"/>
      </w:divBdr>
    </w:div>
    <w:div w:id="407308855">
      <w:bodyDiv w:val="1"/>
      <w:marLeft w:val="0"/>
      <w:marRight w:val="0"/>
      <w:marTop w:val="0"/>
      <w:marBottom w:val="0"/>
      <w:divBdr>
        <w:top w:val="none" w:sz="0" w:space="0" w:color="auto"/>
        <w:left w:val="none" w:sz="0" w:space="0" w:color="auto"/>
        <w:bottom w:val="none" w:sz="0" w:space="0" w:color="auto"/>
        <w:right w:val="none" w:sz="0" w:space="0" w:color="auto"/>
      </w:divBdr>
      <w:divsChild>
        <w:div w:id="674114747">
          <w:marLeft w:val="0"/>
          <w:marRight w:val="0"/>
          <w:marTop w:val="0"/>
          <w:marBottom w:val="0"/>
          <w:divBdr>
            <w:top w:val="none" w:sz="0" w:space="0" w:color="auto"/>
            <w:left w:val="none" w:sz="0" w:space="0" w:color="auto"/>
            <w:bottom w:val="none" w:sz="0" w:space="0" w:color="auto"/>
            <w:right w:val="none" w:sz="0" w:space="0" w:color="auto"/>
          </w:divBdr>
          <w:divsChild>
            <w:div w:id="1659072524">
              <w:marLeft w:val="0"/>
              <w:marRight w:val="0"/>
              <w:marTop w:val="0"/>
              <w:marBottom w:val="0"/>
              <w:divBdr>
                <w:top w:val="none" w:sz="0" w:space="0" w:color="auto"/>
                <w:left w:val="none" w:sz="0" w:space="0" w:color="auto"/>
                <w:bottom w:val="none" w:sz="0" w:space="0" w:color="auto"/>
                <w:right w:val="none" w:sz="0" w:space="0" w:color="auto"/>
              </w:divBdr>
              <w:divsChild>
                <w:div w:id="750783071">
                  <w:marLeft w:val="0"/>
                  <w:marRight w:val="0"/>
                  <w:marTop w:val="0"/>
                  <w:marBottom w:val="0"/>
                  <w:divBdr>
                    <w:top w:val="none" w:sz="0" w:space="0" w:color="auto"/>
                    <w:left w:val="none" w:sz="0" w:space="0" w:color="auto"/>
                    <w:bottom w:val="none" w:sz="0" w:space="0" w:color="auto"/>
                    <w:right w:val="none" w:sz="0" w:space="0" w:color="auto"/>
                  </w:divBdr>
                  <w:divsChild>
                    <w:div w:id="871768741">
                      <w:marLeft w:val="0"/>
                      <w:marRight w:val="0"/>
                      <w:marTop w:val="0"/>
                      <w:marBottom w:val="0"/>
                      <w:divBdr>
                        <w:top w:val="none" w:sz="0" w:space="0" w:color="auto"/>
                        <w:left w:val="none" w:sz="0" w:space="0" w:color="auto"/>
                        <w:bottom w:val="none" w:sz="0" w:space="0" w:color="auto"/>
                        <w:right w:val="none" w:sz="0" w:space="0" w:color="auto"/>
                      </w:divBdr>
                      <w:divsChild>
                        <w:div w:id="93943010">
                          <w:marLeft w:val="0"/>
                          <w:marRight w:val="0"/>
                          <w:marTop w:val="0"/>
                          <w:marBottom w:val="0"/>
                          <w:divBdr>
                            <w:top w:val="none" w:sz="0" w:space="0" w:color="auto"/>
                            <w:left w:val="none" w:sz="0" w:space="0" w:color="auto"/>
                            <w:bottom w:val="none" w:sz="0" w:space="0" w:color="auto"/>
                            <w:right w:val="none" w:sz="0" w:space="0" w:color="auto"/>
                          </w:divBdr>
                          <w:divsChild>
                            <w:div w:id="473567734">
                              <w:marLeft w:val="0"/>
                              <w:marRight w:val="0"/>
                              <w:marTop w:val="0"/>
                              <w:marBottom w:val="0"/>
                              <w:divBdr>
                                <w:top w:val="none" w:sz="0" w:space="0" w:color="auto"/>
                                <w:left w:val="none" w:sz="0" w:space="0" w:color="auto"/>
                                <w:bottom w:val="none" w:sz="0" w:space="0" w:color="auto"/>
                                <w:right w:val="none" w:sz="0" w:space="0" w:color="auto"/>
                              </w:divBdr>
                            </w:div>
                            <w:div w:id="1305742590">
                              <w:marLeft w:val="0"/>
                              <w:marRight w:val="0"/>
                              <w:marTop w:val="0"/>
                              <w:marBottom w:val="0"/>
                              <w:divBdr>
                                <w:top w:val="none" w:sz="0" w:space="0" w:color="auto"/>
                                <w:left w:val="none" w:sz="0" w:space="0" w:color="auto"/>
                                <w:bottom w:val="none" w:sz="0" w:space="0" w:color="auto"/>
                                <w:right w:val="none" w:sz="0" w:space="0" w:color="auto"/>
                              </w:divBdr>
                            </w:div>
                            <w:div w:id="17181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924950">
      <w:bodyDiv w:val="1"/>
      <w:marLeft w:val="0"/>
      <w:marRight w:val="0"/>
      <w:marTop w:val="0"/>
      <w:marBottom w:val="0"/>
      <w:divBdr>
        <w:top w:val="none" w:sz="0" w:space="0" w:color="auto"/>
        <w:left w:val="none" w:sz="0" w:space="0" w:color="auto"/>
        <w:bottom w:val="none" w:sz="0" w:space="0" w:color="auto"/>
        <w:right w:val="none" w:sz="0" w:space="0" w:color="auto"/>
      </w:divBdr>
    </w:div>
    <w:div w:id="525486906">
      <w:bodyDiv w:val="1"/>
      <w:marLeft w:val="0"/>
      <w:marRight w:val="0"/>
      <w:marTop w:val="0"/>
      <w:marBottom w:val="0"/>
      <w:divBdr>
        <w:top w:val="none" w:sz="0" w:space="0" w:color="auto"/>
        <w:left w:val="none" w:sz="0" w:space="0" w:color="auto"/>
        <w:bottom w:val="none" w:sz="0" w:space="0" w:color="auto"/>
        <w:right w:val="none" w:sz="0" w:space="0" w:color="auto"/>
      </w:divBdr>
      <w:divsChild>
        <w:div w:id="1089496979">
          <w:marLeft w:val="0"/>
          <w:marRight w:val="0"/>
          <w:marTop w:val="0"/>
          <w:marBottom w:val="0"/>
          <w:divBdr>
            <w:top w:val="none" w:sz="0" w:space="0" w:color="auto"/>
            <w:left w:val="none" w:sz="0" w:space="0" w:color="auto"/>
            <w:bottom w:val="none" w:sz="0" w:space="0" w:color="auto"/>
            <w:right w:val="none" w:sz="0" w:space="0" w:color="auto"/>
          </w:divBdr>
          <w:divsChild>
            <w:div w:id="316541394">
              <w:marLeft w:val="0"/>
              <w:marRight w:val="0"/>
              <w:marTop w:val="0"/>
              <w:marBottom w:val="0"/>
              <w:divBdr>
                <w:top w:val="none" w:sz="0" w:space="0" w:color="auto"/>
                <w:left w:val="none" w:sz="0" w:space="0" w:color="auto"/>
                <w:bottom w:val="none" w:sz="0" w:space="0" w:color="auto"/>
                <w:right w:val="none" w:sz="0" w:space="0" w:color="auto"/>
              </w:divBdr>
              <w:divsChild>
                <w:div w:id="31999061">
                  <w:marLeft w:val="0"/>
                  <w:marRight w:val="0"/>
                  <w:marTop w:val="0"/>
                  <w:marBottom w:val="0"/>
                  <w:divBdr>
                    <w:top w:val="none" w:sz="0" w:space="0" w:color="auto"/>
                    <w:left w:val="none" w:sz="0" w:space="0" w:color="auto"/>
                    <w:bottom w:val="none" w:sz="0" w:space="0" w:color="auto"/>
                    <w:right w:val="none" w:sz="0" w:space="0" w:color="auto"/>
                  </w:divBdr>
                  <w:divsChild>
                    <w:div w:id="1532258910">
                      <w:marLeft w:val="0"/>
                      <w:marRight w:val="0"/>
                      <w:marTop w:val="0"/>
                      <w:marBottom w:val="0"/>
                      <w:divBdr>
                        <w:top w:val="none" w:sz="0" w:space="0" w:color="auto"/>
                        <w:left w:val="none" w:sz="0" w:space="0" w:color="auto"/>
                        <w:bottom w:val="none" w:sz="0" w:space="0" w:color="auto"/>
                        <w:right w:val="none" w:sz="0" w:space="0" w:color="auto"/>
                      </w:divBdr>
                      <w:divsChild>
                        <w:div w:id="27802859">
                          <w:marLeft w:val="0"/>
                          <w:marRight w:val="0"/>
                          <w:marTop w:val="0"/>
                          <w:marBottom w:val="0"/>
                          <w:divBdr>
                            <w:top w:val="none" w:sz="0" w:space="0" w:color="auto"/>
                            <w:left w:val="none" w:sz="0" w:space="0" w:color="auto"/>
                            <w:bottom w:val="none" w:sz="0" w:space="0" w:color="auto"/>
                            <w:right w:val="none" w:sz="0" w:space="0" w:color="auto"/>
                          </w:divBdr>
                          <w:divsChild>
                            <w:div w:id="1502429572">
                              <w:marLeft w:val="0"/>
                              <w:marRight w:val="0"/>
                              <w:marTop w:val="0"/>
                              <w:marBottom w:val="0"/>
                              <w:divBdr>
                                <w:top w:val="none" w:sz="0" w:space="0" w:color="auto"/>
                                <w:left w:val="none" w:sz="0" w:space="0" w:color="auto"/>
                                <w:bottom w:val="none" w:sz="0" w:space="0" w:color="auto"/>
                                <w:right w:val="none" w:sz="0" w:space="0" w:color="auto"/>
                              </w:divBdr>
                            </w:div>
                          </w:divsChild>
                        </w:div>
                        <w:div w:id="870459167">
                          <w:marLeft w:val="0"/>
                          <w:marRight w:val="0"/>
                          <w:marTop w:val="0"/>
                          <w:marBottom w:val="0"/>
                          <w:divBdr>
                            <w:top w:val="none" w:sz="0" w:space="0" w:color="auto"/>
                            <w:left w:val="none" w:sz="0" w:space="0" w:color="auto"/>
                            <w:bottom w:val="none" w:sz="0" w:space="0" w:color="auto"/>
                            <w:right w:val="none" w:sz="0" w:space="0" w:color="auto"/>
                          </w:divBdr>
                          <w:divsChild>
                            <w:div w:id="362630754">
                              <w:marLeft w:val="0"/>
                              <w:marRight w:val="0"/>
                              <w:marTop w:val="0"/>
                              <w:marBottom w:val="0"/>
                              <w:divBdr>
                                <w:top w:val="none" w:sz="0" w:space="0" w:color="auto"/>
                                <w:left w:val="none" w:sz="0" w:space="0" w:color="auto"/>
                                <w:bottom w:val="none" w:sz="0" w:space="0" w:color="auto"/>
                                <w:right w:val="none" w:sz="0" w:space="0" w:color="auto"/>
                              </w:divBdr>
                            </w:div>
                            <w:div w:id="479466788">
                              <w:marLeft w:val="0"/>
                              <w:marRight w:val="0"/>
                              <w:marTop w:val="0"/>
                              <w:marBottom w:val="0"/>
                              <w:divBdr>
                                <w:top w:val="none" w:sz="0" w:space="0" w:color="auto"/>
                                <w:left w:val="none" w:sz="0" w:space="0" w:color="auto"/>
                                <w:bottom w:val="none" w:sz="0" w:space="0" w:color="auto"/>
                                <w:right w:val="none" w:sz="0" w:space="0" w:color="auto"/>
                              </w:divBdr>
                            </w:div>
                            <w:div w:id="634070157">
                              <w:marLeft w:val="0"/>
                              <w:marRight w:val="0"/>
                              <w:marTop w:val="0"/>
                              <w:marBottom w:val="0"/>
                              <w:divBdr>
                                <w:top w:val="none" w:sz="0" w:space="0" w:color="auto"/>
                                <w:left w:val="none" w:sz="0" w:space="0" w:color="auto"/>
                                <w:bottom w:val="none" w:sz="0" w:space="0" w:color="auto"/>
                                <w:right w:val="none" w:sz="0" w:space="0" w:color="auto"/>
                              </w:divBdr>
                            </w:div>
                            <w:div w:id="1514613929">
                              <w:marLeft w:val="0"/>
                              <w:marRight w:val="0"/>
                              <w:marTop w:val="0"/>
                              <w:marBottom w:val="0"/>
                              <w:divBdr>
                                <w:top w:val="none" w:sz="0" w:space="0" w:color="auto"/>
                                <w:left w:val="none" w:sz="0" w:space="0" w:color="auto"/>
                                <w:bottom w:val="none" w:sz="0" w:space="0" w:color="auto"/>
                                <w:right w:val="none" w:sz="0" w:space="0" w:color="auto"/>
                              </w:divBdr>
                            </w:div>
                            <w:div w:id="1719937659">
                              <w:marLeft w:val="0"/>
                              <w:marRight w:val="0"/>
                              <w:marTop w:val="0"/>
                              <w:marBottom w:val="0"/>
                              <w:divBdr>
                                <w:top w:val="none" w:sz="0" w:space="0" w:color="auto"/>
                                <w:left w:val="none" w:sz="0" w:space="0" w:color="auto"/>
                                <w:bottom w:val="none" w:sz="0" w:space="0" w:color="auto"/>
                                <w:right w:val="none" w:sz="0" w:space="0" w:color="auto"/>
                              </w:divBdr>
                            </w:div>
                          </w:divsChild>
                        </w:div>
                        <w:div w:id="1066218188">
                          <w:marLeft w:val="0"/>
                          <w:marRight w:val="0"/>
                          <w:marTop w:val="0"/>
                          <w:marBottom w:val="0"/>
                          <w:divBdr>
                            <w:top w:val="none" w:sz="0" w:space="0" w:color="auto"/>
                            <w:left w:val="none" w:sz="0" w:space="0" w:color="auto"/>
                            <w:bottom w:val="none" w:sz="0" w:space="0" w:color="auto"/>
                            <w:right w:val="none" w:sz="0" w:space="0" w:color="auto"/>
                          </w:divBdr>
                          <w:divsChild>
                            <w:div w:id="313728544">
                              <w:marLeft w:val="0"/>
                              <w:marRight w:val="0"/>
                              <w:marTop w:val="0"/>
                              <w:marBottom w:val="0"/>
                              <w:divBdr>
                                <w:top w:val="none" w:sz="0" w:space="0" w:color="auto"/>
                                <w:left w:val="none" w:sz="0" w:space="0" w:color="auto"/>
                                <w:bottom w:val="none" w:sz="0" w:space="0" w:color="auto"/>
                                <w:right w:val="none" w:sz="0" w:space="0" w:color="auto"/>
                              </w:divBdr>
                            </w:div>
                          </w:divsChild>
                        </w:div>
                        <w:div w:id="1964270474">
                          <w:marLeft w:val="0"/>
                          <w:marRight w:val="0"/>
                          <w:marTop w:val="0"/>
                          <w:marBottom w:val="0"/>
                          <w:divBdr>
                            <w:top w:val="none" w:sz="0" w:space="0" w:color="auto"/>
                            <w:left w:val="none" w:sz="0" w:space="0" w:color="auto"/>
                            <w:bottom w:val="none" w:sz="0" w:space="0" w:color="auto"/>
                            <w:right w:val="none" w:sz="0" w:space="0" w:color="auto"/>
                          </w:divBdr>
                          <w:divsChild>
                            <w:div w:id="1469320446">
                              <w:marLeft w:val="0"/>
                              <w:marRight w:val="0"/>
                              <w:marTop w:val="0"/>
                              <w:marBottom w:val="0"/>
                              <w:divBdr>
                                <w:top w:val="none" w:sz="0" w:space="0" w:color="auto"/>
                                <w:left w:val="none" w:sz="0" w:space="0" w:color="auto"/>
                                <w:bottom w:val="none" w:sz="0" w:space="0" w:color="auto"/>
                                <w:right w:val="none" w:sz="0" w:space="0" w:color="auto"/>
                              </w:divBdr>
                            </w:div>
                            <w:div w:id="1593390940">
                              <w:marLeft w:val="0"/>
                              <w:marRight w:val="0"/>
                              <w:marTop w:val="0"/>
                              <w:marBottom w:val="0"/>
                              <w:divBdr>
                                <w:top w:val="none" w:sz="0" w:space="0" w:color="auto"/>
                                <w:left w:val="none" w:sz="0" w:space="0" w:color="auto"/>
                                <w:bottom w:val="none" w:sz="0" w:space="0" w:color="auto"/>
                                <w:right w:val="none" w:sz="0" w:space="0" w:color="auto"/>
                              </w:divBdr>
                            </w:div>
                            <w:div w:id="2026976973">
                              <w:marLeft w:val="0"/>
                              <w:marRight w:val="0"/>
                              <w:marTop w:val="0"/>
                              <w:marBottom w:val="0"/>
                              <w:divBdr>
                                <w:top w:val="none" w:sz="0" w:space="0" w:color="auto"/>
                                <w:left w:val="none" w:sz="0" w:space="0" w:color="auto"/>
                                <w:bottom w:val="none" w:sz="0" w:space="0" w:color="auto"/>
                                <w:right w:val="none" w:sz="0" w:space="0" w:color="auto"/>
                              </w:divBdr>
                            </w:div>
                          </w:divsChild>
                        </w:div>
                        <w:div w:id="2086494816">
                          <w:marLeft w:val="0"/>
                          <w:marRight w:val="0"/>
                          <w:marTop w:val="0"/>
                          <w:marBottom w:val="0"/>
                          <w:divBdr>
                            <w:top w:val="none" w:sz="0" w:space="0" w:color="auto"/>
                            <w:left w:val="none" w:sz="0" w:space="0" w:color="auto"/>
                            <w:bottom w:val="none" w:sz="0" w:space="0" w:color="auto"/>
                            <w:right w:val="none" w:sz="0" w:space="0" w:color="auto"/>
                          </w:divBdr>
                          <w:divsChild>
                            <w:div w:id="598872190">
                              <w:marLeft w:val="0"/>
                              <w:marRight w:val="0"/>
                              <w:marTop w:val="0"/>
                              <w:marBottom w:val="0"/>
                              <w:divBdr>
                                <w:top w:val="none" w:sz="0" w:space="0" w:color="auto"/>
                                <w:left w:val="none" w:sz="0" w:space="0" w:color="auto"/>
                                <w:bottom w:val="none" w:sz="0" w:space="0" w:color="auto"/>
                                <w:right w:val="none" w:sz="0" w:space="0" w:color="auto"/>
                              </w:divBdr>
                            </w:div>
                            <w:div w:id="991257860">
                              <w:marLeft w:val="0"/>
                              <w:marRight w:val="0"/>
                              <w:marTop w:val="0"/>
                              <w:marBottom w:val="0"/>
                              <w:divBdr>
                                <w:top w:val="none" w:sz="0" w:space="0" w:color="auto"/>
                                <w:left w:val="none" w:sz="0" w:space="0" w:color="auto"/>
                                <w:bottom w:val="none" w:sz="0" w:space="0" w:color="auto"/>
                                <w:right w:val="none" w:sz="0" w:space="0" w:color="auto"/>
                              </w:divBdr>
                            </w:div>
                            <w:div w:id="12770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4303">
                      <w:marLeft w:val="0"/>
                      <w:marRight w:val="0"/>
                      <w:marTop w:val="0"/>
                      <w:marBottom w:val="0"/>
                      <w:divBdr>
                        <w:top w:val="none" w:sz="0" w:space="0" w:color="auto"/>
                        <w:left w:val="none" w:sz="0" w:space="0" w:color="auto"/>
                        <w:bottom w:val="none" w:sz="0" w:space="0" w:color="auto"/>
                        <w:right w:val="none" w:sz="0" w:space="0" w:color="auto"/>
                      </w:divBdr>
                      <w:divsChild>
                        <w:div w:id="1046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244175">
      <w:bodyDiv w:val="1"/>
      <w:marLeft w:val="0"/>
      <w:marRight w:val="0"/>
      <w:marTop w:val="0"/>
      <w:marBottom w:val="0"/>
      <w:divBdr>
        <w:top w:val="none" w:sz="0" w:space="0" w:color="auto"/>
        <w:left w:val="none" w:sz="0" w:space="0" w:color="auto"/>
        <w:bottom w:val="none" w:sz="0" w:space="0" w:color="auto"/>
        <w:right w:val="none" w:sz="0" w:space="0" w:color="auto"/>
      </w:divBdr>
      <w:divsChild>
        <w:div w:id="2001351645">
          <w:marLeft w:val="0"/>
          <w:marRight w:val="0"/>
          <w:marTop w:val="0"/>
          <w:marBottom w:val="0"/>
          <w:divBdr>
            <w:top w:val="none" w:sz="0" w:space="0" w:color="auto"/>
            <w:left w:val="none" w:sz="0" w:space="0" w:color="auto"/>
            <w:bottom w:val="none" w:sz="0" w:space="0" w:color="auto"/>
            <w:right w:val="none" w:sz="0" w:space="0" w:color="auto"/>
          </w:divBdr>
          <w:divsChild>
            <w:div w:id="2047869021">
              <w:marLeft w:val="0"/>
              <w:marRight w:val="0"/>
              <w:marTop w:val="0"/>
              <w:marBottom w:val="0"/>
              <w:divBdr>
                <w:top w:val="none" w:sz="0" w:space="0" w:color="auto"/>
                <w:left w:val="none" w:sz="0" w:space="0" w:color="auto"/>
                <w:bottom w:val="none" w:sz="0" w:space="0" w:color="auto"/>
                <w:right w:val="none" w:sz="0" w:space="0" w:color="auto"/>
              </w:divBdr>
              <w:divsChild>
                <w:div w:id="5717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12753">
                  <w:blockQuote w:val="1"/>
                  <w:marLeft w:val="5"/>
                  <w:marRight w:val="720"/>
                  <w:marTop w:val="100"/>
                  <w:marBottom w:val="100"/>
                  <w:divBdr>
                    <w:top w:val="none" w:sz="0" w:space="0" w:color="auto"/>
                    <w:left w:val="none" w:sz="0" w:space="0" w:color="auto"/>
                    <w:bottom w:val="none" w:sz="0" w:space="0" w:color="auto"/>
                    <w:right w:val="none" w:sz="0" w:space="0" w:color="auto"/>
                  </w:divBdr>
                </w:div>
                <w:div w:id="435439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337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167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42110615">
      <w:bodyDiv w:val="1"/>
      <w:marLeft w:val="0"/>
      <w:marRight w:val="0"/>
      <w:marTop w:val="0"/>
      <w:marBottom w:val="0"/>
      <w:divBdr>
        <w:top w:val="none" w:sz="0" w:space="0" w:color="auto"/>
        <w:left w:val="none" w:sz="0" w:space="0" w:color="auto"/>
        <w:bottom w:val="none" w:sz="0" w:space="0" w:color="auto"/>
        <w:right w:val="none" w:sz="0" w:space="0" w:color="auto"/>
      </w:divBdr>
      <w:divsChild>
        <w:div w:id="76370991">
          <w:marLeft w:val="0"/>
          <w:marRight w:val="0"/>
          <w:marTop w:val="0"/>
          <w:marBottom w:val="0"/>
          <w:divBdr>
            <w:top w:val="none" w:sz="0" w:space="0" w:color="auto"/>
            <w:left w:val="none" w:sz="0" w:space="0" w:color="auto"/>
            <w:bottom w:val="none" w:sz="0" w:space="0" w:color="auto"/>
            <w:right w:val="none" w:sz="0" w:space="0" w:color="auto"/>
          </w:divBdr>
          <w:divsChild>
            <w:div w:id="87454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271">
      <w:bodyDiv w:val="1"/>
      <w:marLeft w:val="0"/>
      <w:marRight w:val="0"/>
      <w:marTop w:val="0"/>
      <w:marBottom w:val="0"/>
      <w:divBdr>
        <w:top w:val="none" w:sz="0" w:space="0" w:color="auto"/>
        <w:left w:val="none" w:sz="0" w:space="0" w:color="auto"/>
        <w:bottom w:val="none" w:sz="0" w:space="0" w:color="auto"/>
        <w:right w:val="none" w:sz="0" w:space="0" w:color="auto"/>
      </w:divBdr>
      <w:divsChild>
        <w:div w:id="51002574">
          <w:marLeft w:val="0"/>
          <w:marRight w:val="0"/>
          <w:marTop w:val="0"/>
          <w:marBottom w:val="0"/>
          <w:divBdr>
            <w:top w:val="none" w:sz="0" w:space="0" w:color="auto"/>
            <w:left w:val="none" w:sz="0" w:space="0" w:color="auto"/>
            <w:bottom w:val="none" w:sz="0" w:space="0" w:color="auto"/>
            <w:right w:val="none" w:sz="0" w:space="0" w:color="auto"/>
          </w:divBdr>
          <w:divsChild>
            <w:div w:id="94180616">
              <w:marLeft w:val="0"/>
              <w:marRight w:val="0"/>
              <w:marTop w:val="0"/>
              <w:marBottom w:val="0"/>
              <w:divBdr>
                <w:top w:val="none" w:sz="0" w:space="0" w:color="auto"/>
                <w:left w:val="none" w:sz="0" w:space="0" w:color="auto"/>
                <w:bottom w:val="none" w:sz="0" w:space="0" w:color="auto"/>
                <w:right w:val="none" w:sz="0" w:space="0" w:color="auto"/>
              </w:divBdr>
            </w:div>
            <w:div w:id="1512839587">
              <w:marLeft w:val="0"/>
              <w:marRight w:val="0"/>
              <w:marTop w:val="0"/>
              <w:marBottom w:val="0"/>
              <w:divBdr>
                <w:top w:val="none" w:sz="0" w:space="0" w:color="auto"/>
                <w:left w:val="none" w:sz="0" w:space="0" w:color="auto"/>
                <w:bottom w:val="none" w:sz="0" w:space="0" w:color="auto"/>
                <w:right w:val="none" w:sz="0" w:space="0" w:color="auto"/>
              </w:divBdr>
            </w:div>
            <w:div w:id="189006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05136">
      <w:bodyDiv w:val="1"/>
      <w:marLeft w:val="0"/>
      <w:marRight w:val="0"/>
      <w:marTop w:val="0"/>
      <w:marBottom w:val="0"/>
      <w:divBdr>
        <w:top w:val="none" w:sz="0" w:space="0" w:color="auto"/>
        <w:left w:val="none" w:sz="0" w:space="0" w:color="auto"/>
        <w:bottom w:val="none" w:sz="0" w:space="0" w:color="auto"/>
        <w:right w:val="none" w:sz="0" w:space="0" w:color="auto"/>
      </w:divBdr>
      <w:divsChild>
        <w:div w:id="2046634502">
          <w:marLeft w:val="0"/>
          <w:marRight w:val="0"/>
          <w:marTop w:val="0"/>
          <w:marBottom w:val="0"/>
          <w:divBdr>
            <w:top w:val="none" w:sz="0" w:space="0" w:color="auto"/>
            <w:left w:val="none" w:sz="0" w:space="0" w:color="auto"/>
            <w:bottom w:val="none" w:sz="0" w:space="0" w:color="auto"/>
            <w:right w:val="none" w:sz="0" w:space="0" w:color="auto"/>
          </w:divBdr>
          <w:divsChild>
            <w:div w:id="66615664">
              <w:marLeft w:val="0"/>
              <w:marRight w:val="0"/>
              <w:marTop w:val="0"/>
              <w:marBottom w:val="0"/>
              <w:divBdr>
                <w:top w:val="none" w:sz="0" w:space="0" w:color="auto"/>
                <w:left w:val="none" w:sz="0" w:space="0" w:color="auto"/>
                <w:bottom w:val="none" w:sz="0" w:space="0" w:color="auto"/>
                <w:right w:val="none" w:sz="0" w:space="0" w:color="auto"/>
              </w:divBdr>
              <w:divsChild>
                <w:div w:id="1869682630">
                  <w:marLeft w:val="0"/>
                  <w:marRight w:val="0"/>
                  <w:marTop w:val="0"/>
                  <w:marBottom w:val="0"/>
                  <w:divBdr>
                    <w:top w:val="none" w:sz="0" w:space="0" w:color="auto"/>
                    <w:left w:val="none" w:sz="0" w:space="0" w:color="auto"/>
                    <w:bottom w:val="none" w:sz="0" w:space="0" w:color="auto"/>
                    <w:right w:val="none" w:sz="0" w:space="0" w:color="auto"/>
                  </w:divBdr>
                  <w:divsChild>
                    <w:div w:id="607859518">
                      <w:marLeft w:val="0"/>
                      <w:marRight w:val="0"/>
                      <w:marTop w:val="0"/>
                      <w:marBottom w:val="0"/>
                      <w:divBdr>
                        <w:top w:val="none" w:sz="0" w:space="0" w:color="auto"/>
                        <w:left w:val="none" w:sz="0" w:space="0" w:color="auto"/>
                        <w:bottom w:val="none" w:sz="0" w:space="0" w:color="auto"/>
                        <w:right w:val="none" w:sz="0" w:space="0" w:color="auto"/>
                      </w:divBdr>
                      <w:divsChild>
                        <w:div w:id="161405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006579">
      <w:bodyDiv w:val="1"/>
      <w:marLeft w:val="0"/>
      <w:marRight w:val="0"/>
      <w:marTop w:val="0"/>
      <w:marBottom w:val="0"/>
      <w:divBdr>
        <w:top w:val="none" w:sz="0" w:space="0" w:color="auto"/>
        <w:left w:val="none" w:sz="0" w:space="0" w:color="auto"/>
        <w:bottom w:val="none" w:sz="0" w:space="0" w:color="auto"/>
        <w:right w:val="none" w:sz="0" w:space="0" w:color="auto"/>
      </w:divBdr>
      <w:divsChild>
        <w:div w:id="576017709">
          <w:marLeft w:val="0"/>
          <w:marRight w:val="0"/>
          <w:marTop w:val="0"/>
          <w:marBottom w:val="0"/>
          <w:divBdr>
            <w:top w:val="none" w:sz="0" w:space="0" w:color="auto"/>
            <w:left w:val="none" w:sz="0" w:space="0" w:color="auto"/>
            <w:bottom w:val="none" w:sz="0" w:space="0" w:color="auto"/>
            <w:right w:val="none" w:sz="0" w:space="0" w:color="auto"/>
          </w:divBdr>
          <w:divsChild>
            <w:div w:id="644940457">
              <w:marLeft w:val="0"/>
              <w:marRight w:val="0"/>
              <w:marTop w:val="0"/>
              <w:marBottom w:val="0"/>
              <w:divBdr>
                <w:top w:val="none" w:sz="0" w:space="0" w:color="auto"/>
                <w:left w:val="none" w:sz="0" w:space="0" w:color="auto"/>
                <w:bottom w:val="none" w:sz="0" w:space="0" w:color="auto"/>
                <w:right w:val="none" w:sz="0" w:space="0" w:color="auto"/>
              </w:divBdr>
              <w:divsChild>
                <w:div w:id="1175342083">
                  <w:marLeft w:val="0"/>
                  <w:marRight w:val="0"/>
                  <w:marTop w:val="0"/>
                  <w:marBottom w:val="0"/>
                  <w:divBdr>
                    <w:top w:val="none" w:sz="0" w:space="0" w:color="auto"/>
                    <w:left w:val="none" w:sz="0" w:space="0" w:color="auto"/>
                    <w:bottom w:val="none" w:sz="0" w:space="0" w:color="auto"/>
                    <w:right w:val="none" w:sz="0" w:space="0" w:color="auto"/>
                  </w:divBdr>
                  <w:divsChild>
                    <w:div w:id="389228328">
                      <w:marLeft w:val="0"/>
                      <w:marRight w:val="0"/>
                      <w:marTop w:val="0"/>
                      <w:marBottom w:val="0"/>
                      <w:divBdr>
                        <w:top w:val="none" w:sz="0" w:space="0" w:color="auto"/>
                        <w:left w:val="none" w:sz="0" w:space="0" w:color="auto"/>
                        <w:bottom w:val="none" w:sz="0" w:space="0" w:color="auto"/>
                        <w:right w:val="none" w:sz="0" w:space="0" w:color="auto"/>
                      </w:divBdr>
                      <w:divsChild>
                        <w:div w:id="462383857">
                          <w:marLeft w:val="0"/>
                          <w:marRight w:val="0"/>
                          <w:marTop w:val="0"/>
                          <w:marBottom w:val="0"/>
                          <w:divBdr>
                            <w:top w:val="none" w:sz="0" w:space="0" w:color="auto"/>
                            <w:left w:val="none" w:sz="0" w:space="0" w:color="auto"/>
                            <w:bottom w:val="none" w:sz="0" w:space="0" w:color="auto"/>
                            <w:right w:val="none" w:sz="0" w:space="0" w:color="auto"/>
                          </w:divBdr>
                        </w:div>
                        <w:div w:id="125890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932811">
      <w:bodyDiv w:val="1"/>
      <w:marLeft w:val="0"/>
      <w:marRight w:val="0"/>
      <w:marTop w:val="0"/>
      <w:marBottom w:val="0"/>
      <w:divBdr>
        <w:top w:val="none" w:sz="0" w:space="0" w:color="auto"/>
        <w:left w:val="none" w:sz="0" w:space="0" w:color="auto"/>
        <w:bottom w:val="none" w:sz="0" w:space="0" w:color="auto"/>
        <w:right w:val="none" w:sz="0" w:space="0" w:color="auto"/>
      </w:divBdr>
      <w:divsChild>
        <w:div w:id="779640494">
          <w:marLeft w:val="0"/>
          <w:marRight w:val="0"/>
          <w:marTop w:val="0"/>
          <w:marBottom w:val="0"/>
          <w:divBdr>
            <w:top w:val="none" w:sz="0" w:space="0" w:color="auto"/>
            <w:left w:val="none" w:sz="0" w:space="0" w:color="auto"/>
            <w:bottom w:val="none" w:sz="0" w:space="0" w:color="auto"/>
            <w:right w:val="none" w:sz="0" w:space="0" w:color="auto"/>
          </w:divBdr>
          <w:divsChild>
            <w:div w:id="9076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89413">
      <w:bodyDiv w:val="1"/>
      <w:marLeft w:val="0"/>
      <w:marRight w:val="0"/>
      <w:marTop w:val="0"/>
      <w:marBottom w:val="0"/>
      <w:divBdr>
        <w:top w:val="none" w:sz="0" w:space="0" w:color="auto"/>
        <w:left w:val="none" w:sz="0" w:space="0" w:color="auto"/>
        <w:bottom w:val="none" w:sz="0" w:space="0" w:color="auto"/>
        <w:right w:val="none" w:sz="0" w:space="0" w:color="auto"/>
      </w:divBdr>
      <w:divsChild>
        <w:div w:id="1114598610">
          <w:marLeft w:val="0"/>
          <w:marRight w:val="0"/>
          <w:marTop w:val="0"/>
          <w:marBottom w:val="0"/>
          <w:divBdr>
            <w:top w:val="none" w:sz="0" w:space="0" w:color="auto"/>
            <w:left w:val="none" w:sz="0" w:space="0" w:color="auto"/>
            <w:bottom w:val="none" w:sz="0" w:space="0" w:color="auto"/>
            <w:right w:val="none" w:sz="0" w:space="0" w:color="auto"/>
          </w:divBdr>
          <w:divsChild>
            <w:div w:id="1131631173">
              <w:marLeft w:val="0"/>
              <w:marRight w:val="0"/>
              <w:marTop w:val="0"/>
              <w:marBottom w:val="0"/>
              <w:divBdr>
                <w:top w:val="none" w:sz="0" w:space="0" w:color="auto"/>
                <w:left w:val="none" w:sz="0" w:space="0" w:color="auto"/>
                <w:bottom w:val="none" w:sz="0" w:space="0" w:color="auto"/>
                <w:right w:val="none" w:sz="0" w:space="0" w:color="auto"/>
              </w:divBdr>
              <w:divsChild>
                <w:div w:id="2144881147">
                  <w:marLeft w:val="0"/>
                  <w:marRight w:val="0"/>
                  <w:marTop w:val="0"/>
                  <w:marBottom w:val="0"/>
                  <w:divBdr>
                    <w:top w:val="none" w:sz="0" w:space="0" w:color="auto"/>
                    <w:left w:val="none" w:sz="0" w:space="0" w:color="auto"/>
                    <w:bottom w:val="none" w:sz="0" w:space="0" w:color="auto"/>
                    <w:right w:val="none" w:sz="0" w:space="0" w:color="auto"/>
                  </w:divBdr>
                  <w:divsChild>
                    <w:div w:id="181168929">
                      <w:marLeft w:val="0"/>
                      <w:marRight w:val="0"/>
                      <w:marTop w:val="0"/>
                      <w:marBottom w:val="0"/>
                      <w:divBdr>
                        <w:top w:val="none" w:sz="0" w:space="0" w:color="auto"/>
                        <w:left w:val="none" w:sz="0" w:space="0" w:color="auto"/>
                        <w:bottom w:val="none" w:sz="0" w:space="0" w:color="auto"/>
                        <w:right w:val="none" w:sz="0" w:space="0" w:color="auto"/>
                      </w:divBdr>
                      <w:divsChild>
                        <w:div w:id="1064763916">
                          <w:marLeft w:val="0"/>
                          <w:marRight w:val="0"/>
                          <w:marTop w:val="0"/>
                          <w:marBottom w:val="0"/>
                          <w:divBdr>
                            <w:top w:val="none" w:sz="0" w:space="0" w:color="auto"/>
                            <w:left w:val="none" w:sz="0" w:space="0" w:color="auto"/>
                            <w:bottom w:val="none" w:sz="0" w:space="0" w:color="auto"/>
                            <w:right w:val="none" w:sz="0" w:space="0" w:color="auto"/>
                          </w:divBdr>
                          <w:divsChild>
                            <w:div w:id="500433488">
                              <w:marLeft w:val="0"/>
                              <w:marRight w:val="0"/>
                              <w:marTop w:val="0"/>
                              <w:marBottom w:val="0"/>
                              <w:divBdr>
                                <w:top w:val="none" w:sz="0" w:space="0" w:color="auto"/>
                                <w:left w:val="none" w:sz="0" w:space="0" w:color="auto"/>
                                <w:bottom w:val="none" w:sz="0" w:space="0" w:color="auto"/>
                                <w:right w:val="none" w:sz="0" w:space="0" w:color="auto"/>
                              </w:divBdr>
                            </w:div>
                            <w:div w:id="144180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661641">
      <w:bodyDiv w:val="1"/>
      <w:marLeft w:val="0"/>
      <w:marRight w:val="0"/>
      <w:marTop w:val="0"/>
      <w:marBottom w:val="0"/>
      <w:divBdr>
        <w:top w:val="none" w:sz="0" w:space="0" w:color="auto"/>
        <w:left w:val="none" w:sz="0" w:space="0" w:color="auto"/>
        <w:bottom w:val="none" w:sz="0" w:space="0" w:color="auto"/>
        <w:right w:val="none" w:sz="0" w:space="0" w:color="auto"/>
      </w:divBdr>
      <w:divsChild>
        <w:div w:id="1755852862">
          <w:marLeft w:val="0"/>
          <w:marRight w:val="0"/>
          <w:marTop w:val="0"/>
          <w:marBottom w:val="0"/>
          <w:divBdr>
            <w:top w:val="none" w:sz="0" w:space="0" w:color="auto"/>
            <w:left w:val="none" w:sz="0" w:space="0" w:color="auto"/>
            <w:bottom w:val="none" w:sz="0" w:space="0" w:color="auto"/>
            <w:right w:val="none" w:sz="0" w:space="0" w:color="auto"/>
          </w:divBdr>
          <w:divsChild>
            <w:div w:id="1012300908">
              <w:marLeft w:val="0"/>
              <w:marRight w:val="0"/>
              <w:marTop w:val="0"/>
              <w:marBottom w:val="0"/>
              <w:divBdr>
                <w:top w:val="none" w:sz="0" w:space="0" w:color="auto"/>
                <w:left w:val="none" w:sz="0" w:space="0" w:color="auto"/>
                <w:bottom w:val="none" w:sz="0" w:space="0" w:color="auto"/>
                <w:right w:val="none" w:sz="0" w:space="0" w:color="auto"/>
              </w:divBdr>
              <w:divsChild>
                <w:div w:id="668364743">
                  <w:marLeft w:val="0"/>
                  <w:marRight w:val="0"/>
                  <w:marTop w:val="0"/>
                  <w:marBottom w:val="0"/>
                  <w:divBdr>
                    <w:top w:val="none" w:sz="0" w:space="0" w:color="auto"/>
                    <w:left w:val="none" w:sz="0" w:space="0" w:color="auto"/>
                    <w:bottom w:val="none" w:sz="0" w:space="0" w:color="auto"/>
                    <w:right w:val="none" w:sz="0" w:space="0" w:color="auto"/>
                  </w:divBdr>
                  <w:divsChild>
                    <w:div w:id="549997221">
                      <w:marLeft w:val="0"/>
                      <w:marRight w:val="0"/>
                      <w:marTop w:val="0"/>
                      <w:marBottom w:val="0"/>
                      <w:divBdr>
                        <w:top w:val="none" w:sz="0" w:space="0" w:color="auto"/>
                        <w:left w:val="none" w:sz="0" w:space="0" w:color="auto"/>
                        <w:bottom w:val="none" w:sz="0" w:space="0" w:color="auto"/>
                        <w:right w:val="none" w:sz="0" w:space="0" w:color="auto"/>
                      </w:divBdr>
                      <w:divsChild>
                        <w:div w:id="31927357">
                          <w:marLeft w:val="0"/>
                          <w:marRight w:val="0"/>
                          <w:marTop w:val="0"/>
                          <w:marBottom w:val="0"/>
                          <w:divBdr>
                            <w:top w:val="none" w:sz="0" w:space="0" w:color="auto"/>
                            <w:left w:val="none" w:sz="0" w:space="0" w:color="auto"/>
                            <w:bottom w:val="none" w:sz="0" w:space="0" w:color="auto"/>
                            <w:right w:val="none" w:sz="0" w:space="0" w:color="auto"/>
                          </w:divBdr>
                        </w:div>
                        <w:div w:id="140662460">
                          <w:marLeft w:val="0"/>
                          <w:marRight w:val="0"/>
                          <w:marTop w:val="0"/>
                          <w:marBottom w:val="0"/>
                          <w:divBdr>
                            <w:top w:val="none" w:sz="0" w:space="0" w:color="auto"/>
                            <w:left w:val="none" w:sz="0" w:space="0" w:color="auto"/>
                            <w:bottom w:val="none" w:sz="0" w:space="0" w:color="auto"/>
                            <w:right w:val="none" w:sz="0" w:space="0" w:color="auto"/>
                          </w:divBdr>
                          <w:divsChild>
                            <w:div w:id="545289138">
                              <w:marLeft w:val="0"/>
                              <w:marRight w:val="0"/>
                              <w:marTop w:val="0"/>
                              <w:marBottom w:val="0"/>
                              <w:divBdr>
                                <w:top w:val="none" w:sz="0" w:space="0" w:color="auto"/>
                                <w:left w:val="none" w:sz="0" w:space="0" w:color="auto"/>
                                <w:bottom w:val="none" w:sz="0" w:space="0" w:color="auto"/>
                                <w:right w:val="none" w:sz="0" w:space="0" w:color="auto"/>
                              </w:divBdr>
                            </w:div>
                          </w:divsChild>
                        </w:div>
                        <w:div w:id="846601152">
                          <w:marLeft w:val="0"/>
                          <w:marRight w:val="0"/>
                          <w:marTop w:val="0"/>
                          <w:marBottom w:val="0"/>
                          <w:divBdr>
                            <w:top w:val="none" w:sz="0" w:space="0" w:color="auto"/>
                            <w:left w:val="none" w:sz="0" w:space="0" w:color="auto"/>
                            <w:bottom w:val="none" w:sz="0" w:space="0" w:color="auto"/>
                            <w:right w:val="none" w:sz="0" w:space="0" w:color="auto"/>
                          </w:divBdr>
                        </w:div>
                        <w:div w:id="1172909670">
                          <w:marLeft w:val="0"/>
                          <w:marRight w:val="0"/>
                          <w:marTop w:val="0"/>
                          <w:marBottom w:val="0"/>
                          <w:divBdr>
                            <w:top w:val="none" w:sz="0" w:space="0" w:color="auto"/>
                            <w:left w:val="none" w:sz="0" w:space="0" w:color="auto"/>
                            <w:bottom w:val="none" w:sz="0" w:space="0" w:color="auto"/>
                            <w:right w:val="none" w:sz="0" w:space="0" w:color="auto"/>
                          </w:divBdr>
                          <w:divsChild>
                            <w:div w:id="2945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506911">
      <w:bodyDiv w:val="1"/>
      <w:marLeft w:val="0"/>
      <w:marRight w:val="0"/>
      <w:marTop w:val="0"/>
      <w:marBottom w:val="0"/>
      <w:divBdr>
        <w:top w:val="none" w:sz="0" w:space="0" w:color="auto"/>
        <w:left w:val="none" w:sz="0" w:space="0" w:color="auto"/>
        <w:bottom w:val="none" w:sz="0" w:space="0" w:color="auto"/>
        <w:right w:val="none" w:sz="0" w:space="0" w:color="auto"/>
      </w:divBdr>
      <w:divsChild>
        <w:div w:id="775179185">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1679039663">
      <w:bodyDiv w:val="1"/>
      <w:marLeft w:val="0"/>
      <w:marRight w:val="0"/>
      <w:marTop w:val="0"/>
      <w:marBottom w:val="0"/>
      <w:divBdr>
        <w:top w:val="none" w:sz="0" w:space="0" w:color="auto"/>
        <w:left w:val="none" w:sz="0" w:space="0" w:color="auto"/>
        <w:bottom w:val="none" w:sz="0" w:space="0" w:color="auto"/>
        <w:right w:val="none" w:sz="0" w:space="0" w:color="auto"/>
      </w:divBdr>
      <w:divsChild>
        <w:div w:id="1858763687">
          <w:marLeft w:val="0"/>
          <w:marRight w:val="0"/>
          <w:marTop w:val="0"/>
          <w:marBottom w:val="0"/>
          <w:divBdr>
            <w:top w:val="none" w:sz="0" w:space="0" w:color="auto"/>
            <w:left w:val="none" w:sz="0" w:space="0" w:color="auto"/>
            <w:bottom w:val="none" w:sz="0" w:space="0" w:color="auto"/>
            <w:right w:val="none" w:sz="0" w:space="0" w:color="auto"/>
          </w:divBdr>
          <w:divsChild>
            <w:div w:id="1037506277">
              <w:marLeft w:val="0"/>
              <w:marRight w:val="0"/>
              <w:marTop w:val="0"/>
              <w:marBottom w:val="0"/>
              <w:divBdr>
                <w:top w:val="none" w:sz="0" w:space="0" w:color="auto"/>
                <w:left w:val="none" w:sz="0" w:space="0" w:color="auto"/>
                <w:bottom w:val="none" w:sz="0" w:space="0" w:color="auto"/>
                <w:right w:val="none" w:sz="0" w:space="0" w:color="auto"/>
              </w:divBdr>
              <w:divsChild>
                <w:div w:id="883980338">
                  <w:marLeft w:val="0"/>
                  <w:marRight w:val="0"/>
                  <w:marTop w:val="0"/>
                  <w:marBottom w:val="0"/>
                  <w:divBdr>
                    <w:top w:val="none" w:sz="0" w:space="0" w:color="auto"/>
                    <w:left w:val="none" w:sz="0" w:space="0" w:color="auto"/>
                    <w:bottom w:val="none" w:sz="0" w:space="0" w:color="auto"/>
                    <w:right w:val="none" w:sz="0" w:space="0" w:color="auto"/>
                  </w:divBdr>
                  <w:divsChild>
                    <w:div w:id="46242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193408">
      <w:bodyDiv w:val="1"/>
      <w:marLeft w:val="0"/>
      <w:marRight w:val="0"/>
      <w:marTop w:val="0"/>
      <w:marBottom w:val="0"/>
      <w:divBdr>
        <w:top w:val="none" w:sz="0" w:space="0" w:color="auto"/>
        <w:left w:val="none" w:sz="0" w:space="0" w:color="auto"/>
        <w:bottom w:val="none" w:sz="0" w:space="0" w:color="auto"/>
        <w:right w:val="none" w:sz="0" w:space="0" w:color="auto"/>
      </w:divBdr>
    </w:div>
    <w:div w:id="1703705694">
      <w:bodyDiv w:val="1"/>
      <w:marLeft w:val="0"/>
      <w:marRight w:val="0"/>
      <w:marTop w:val="0"/>
      <w:marBottom w:val="0"/>
      <w:divBdr>
        <w:top w:val="none" w:sz="0" w:space="0" w:color="auto"/>
        <w:left w:val="none" w:sz="0" w:space="0" w:color="auto"/>
        <w:bottom w:val="none" w:sz="0" w:space="0" w:color="auto"/>
        <w:right w:val="none" w:sz="0" w:space="0" w:color="auto"/>
      </w:divBdr>
      <w:divsChild>
        <w:div w:id="1382024618">
          <w:marLeft w:val="0"/>
          <w:marRight w:val="0"/>
          <w:marTop w:val="0"/>
          <w:marBottom w:val="0"/>
          <w:divBdr>
            <w:top w:val="none" w:sz="0" w:space="0" w:color="auto"/>
            <w:left w:val="none" w:sz="0" w:space="0" w:color="auto"/>
            <w:bottom w:val="none" w:sz="0" w:space="0" w:color="auto"/>
            <w:right w:val="none" w:sz="0" w:space="0" w:color="auto"/>
          </w:divBdr>
          <w:divsChild>
            <w:div w:id="1051266625">
              <w:marLeft w:val="0"/>
              <w:marRight w:val="0"/>
              <w:marTop w:val="0"/>
              <w:marBottom w:val="0"/>
              <w:divBdr>
                <w:top w:val="none" w:sz="0" w:space="0" w:color="auto"/>
                <w:left w:val="none" w:sz="0" w:space="0" w:color="auto"/>
                <w:bottom w:val="none" w:sz="0" w:space="0" w:color="auto"/>
                <w:right w:val="none" w:sz="0" w:space="0" w:color="auto"/>
              </w:divBdr>
              <w:divsChild>
                <w:div w:id="800148687">
                  <w:marLeft w:val="0"/>
                  <w:marRight w:val="0"/>
                  <w:marTop w:val="0"/>
                  <w:marBottom w:val="0"/>
                  <w:divBdr>
                    <w:top w:val="none" w:sz="0" w:space="0" w:color="auto"/>
                    <w:left w:val="none" w:sz="0" w:space="0" w:color="auto"/>
                    <w:bottom w:val="none" w:sz="0" w:space="0" w:color="auto"/>
                    <w:right w:val="none" w:sz="0" w:space="0" w:color="auto"/>
                  </w:divBdr>
                  <w:divsChild>
                    <w:div w:id="188547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766623">
      <w:bodyDiv w:val="1"/>
      <w:marLeft w:val="0"/>
      <w:marRight w:val="0"/>
      <w:marTop w:val="0"/>
      <w:marBottom w:val="0"/>
      <w:divBdr>
        <w:top w:val="none" w:sz="0" w:space="0" w:color="auto"/>
        <w:left w:val="none" w:sz="0" w:space="0" w:color="auto"/>
        <w:bottom w:val="none" w:sz="0" w:space="0" w:color="auto"/>
        <w:right w:val="none" w:sz="0" w:space="0" w:color="auto"/>
      </w:divBdr>
      <w:divsChild>
        <w:div w:id="634486228">
          <w:marLeft w:val="0"/>
          <w:marRight w:val="0"/>
          <w:marTop w:val="0"/>
          <w:marBottom w:val="0"/>
          <w:divBdr>
            <w:top w:val="none" w:sz="0" w:space="0" w:color="auto"/>
            <w:left w:val="none" w:sz="0" w:space="0" w:color="auto"/>
            <w:bottom w:val="none" w:sz="0" w:space="0" w:color="auto"/>
            <w:right w:val="none" w:sz="0" w:space="0" w:color="auto"/>
          </w:divBdr>
          <w:divsChild>
            <w:div w:id="1760520230">
              <w:marLeft w:val="0"/>
              <w:marRight w:val="0"/>
              <w:marTop w:val="0"/>
              <w:marBottom w:val="0"/>
              <w:divBdr>
                <w:top w:val="none" w:sz="0" w:space="0" w:color="auto"/>
                <w:left w:val="none" w:sz="0" w:space="0" w:color="auto"/>
                <w:bottom w:val="none" w:sz="0" w:space="0" w:color="auto"/>
                <w:right w:val="none" w:sz="0" w:space="0" w:color="auto"/>
              </w:divBdr>
              <w:divsChild>
                <w:div w:id="1578906837">
                  <w:marLeft w:val="0"/>
                  <w:marRight w:val="0"/>
                  <w:marTop w:val="0"/>
                  <w:marBottom w:val="0"/>
                  <w:divBdr>
                    <w:top w:val="none" w:sz="0" w:space="0" w:color="auto"/>
                    <w:left w:val="none" w:sz="0" w:space="0" w:color="auto"/>
                    <w:bottom w:val="none" w:sz="0" w:space="0" w:color="auto"/>
                    <w:right w:val="none" w:sz="0" w:space="0" w:color="auto"/>
                  </w:divBdr>
                  <w:divsChild>
                    <w:div w:id="748388293">
                      <w:marLeft w:val="0"/>
                      <w:marRight w:val="0"/>
                      <w:marTop w:val="0"/>
                      <w:marBottom w:val="0"/>
                      <w:divBdr>
                        <w:top w:val="none" w:sz="0" w:space="0" w:color="auto"/>
                        <w:left w:val="none" w:sz="0" w:space="0" w:color="auto"/>
                        <w:bottom w:val="none" w:sz="0" w:space="0" w:color="auto"/>
                        <w:right w:val="none" w:sz="0" w:space="0" w:color="auto"/>
                      </w:divBdr>
                      <w:divsChild>
                        <w:div w:id="335422596">
                          <w:marLeft w:val="0"/>
                          <w:marRight w:val="0"/>
                          <w:marTop w:val="0"/>
                          <w:marBottom w:val="0"/>
                          <w:divBdr>
                            <w:top w:val="none" w:sz="0" w:space="0" w:color="auto"/>
                            <w:left w:val="none" w:sz="0" w:space="0" w:color="auto"/>
                            <w:bottom w:val="none" w:sz="0" w:space="0" w:color="auto"/>
                            <w:right w:val="none" w:sz="0" w:space="0" w:color="auto"/>
                          </w:divBdr>
                        </w:div>
                        <w:div w:id="767580668">
                          <w:marLeft w:val="0"/>
                          <w:marRight w:val="0"/>
                          <w:marTop w:val="0"/>
                          <w:marBottom w:val="0"/>
                          <w:divBdr>
                            <w:top w:val="none" w:sz="0" w:space="0" w:color="auto"/>
                            <w:left w:val="none" w:sz="0" w:space="0" w:color="auto"/>
                            <w:bottom w:val="none" w:sz="0" w:space="0" w:color="auto"/>
                            <w:right w:val="none" w:sz="0" w:space="0" w:color="auto"/>
                          </w:divBdr>
                        </w:div>
                        <w:div w:id="1720713731">
                          <w:marLeft w:val="0"/>
                          <w:marRight w:val="0"/>
                          <w:marTop w:val="0"/>
                          <w:marBottom w:val="0"/>
                          <w:divBdr>
                            <w:top w:val="none" w:sz="0" w:space="0" w:color="auto"/>
                            <w:left w:val="none" w:sz="0" w:space="0" w:color="auto"/>
                            <w:bottom w:val="none" w:sz="0" w:space="0" w:color="auto"/>
                            <w:right w:val="none" w:sz="0" w:space="0" w:color="auto"/>
                          </w:divBdr>
                          <w:divsChild>
                            <w:div w:id="6059331">
                              <w:marLeft w:val="0"/>
                              <w:marRight w:val="0"/>
                              <w:marTop w:val="0"/>
                              <w:marBottom w:val="0"/>
                              <w:divBdr>
                                <w:top w:val="none" w:sz="0" w:space="0" w:color="auto"/>
                                <w:left w:val="none" w:sz="0" w:space="0" w:color="auto"/>
                                <w:bottom w:val="none" w:sz="0" w:space="0" w:color="auto"/>
                                <w:right w:val="none" w:sz="0" w:space="0" w:color="auto"/>
                              </w:divBdr>
                            </w:div>
                            <w:div w:id="60250329">
                              <w:marLeft w:val="0"/>
                              <w:marRight w:val="0"/>
                              <w:marTop w:val="0"/>
                              <w:marBottom w:val="0"/>
                              <w:divBdr>
                                <w:top w:val="none" w:sz="0" w:space="0" w:color="auto"/>
                                <w:left w:val="none" w:sz="0" w:space="0" w:color="auto"/>
                                <w:bottom w:val="none" w:sz="0" w:space="0" w:color="auto"/>
                                <w:right w:val="none" w:sz="0" w:space="0" w:color="auto"/>
                              </w:divBdr>
                            </w:div>
                            <w:div w:id="165485549">
                              <w:marLeft w:val="0"/>
                              <w:marRight w:val="0"/>
                              <w:marTop w:val="0"/>
                              <w:marBottom w:val="0"/>
                              <w:divBdr>
                                <w:top w:val="none" w:sz="0" w:space="0" w:color="auto"/>
                                <w:left w:val="none" w:sz="0" w:space="0" w:color="auto"/>
                                <w:bottom w:val="none" w:sz="0" w:space="0" w:color="auto"/>
                                <w:right w:val="none" w:sz="0" w:space="0" w:color="auto"/>
                              </w:divBdr>
                            </w:div>
                            <w:div w:id="647200107">
                              <w:marLeft w:val="0"/>
                              <w:marRight w:val="0"/>
                              <w:marTop w:val="0"/>
                              <w:marBottom w:val="0"/>
                              <w:divBdr>
                                <w:top w:val="none" w:sz="0" w:space="0" w:color="auto"/>
                                <w:left w:val="none" w:sz="0" w:space="0" w:color="auto"/>
                                <w:bottom w:val="none" w:sz="0" w:space="0" w:color="auto"/>
                                <w:right w:val="none" w:sz="0" w:space="0" w:color="auto"/>
                              </w:divBdr>
                            </w:div>
                            <w:div w:id="975647020">
                              <w:marLeft w:val="0"/>
                              <w:marRight w:val="0"/>
                              <w:marTop w:val="0"/>
                              <w:marBottom w:val="0"/>
                              <w:divBdr>
                                <w:top w:val="none" w:sz="0" w:space="0" w:color="auto"/>
                                <w:left w:val="none" w:sz="0" w:space="0" w:color="auto"/>
                                <w:bottom w:val="none" w:sz="0" w:space="0" w:color="auto"/>
                                <w:right w:val="none" w:sz="0" w:space="0" w:color="auto"/>
                              </w:divBdr>
                            </w:div>
                            <w:div w:id="1548754999">
                              <w:marLeft w:val="0"/>
                              <w:marRight w:val="0"/>
                              <w:marTop w:val="0"/>
                              <w:marBottom w:val="0"/>
                              <w:divBdr>
                                <w:top w:val="none" w:sz="0" w:space="0" w:color="auto"/>
                                <w:left w:val="none" w:sz="0" w:space="0" w:color="auto"/>
                                <w:bottom w:val="none" w:sz="0" w:space="0" w:color="auto"/>
                                <w:right w:val="none" w:sz="0" w:space="0" w:color="auto"/>
                              </w:divBdr>
                            </w:div>
                          </w:divsChild>
                        </w:div>
                        <w:div w:id="2012832878">
                          <w:marLeft w:val="0"/>
                          <w:marRight w:val="0"/>
                          <w:marTop w:val="0"/>
                          <w:marBottom w:val="0"/>
                          <w:divBdr>
                            <w:top w:val="none" w:sz="0" w:space="0" w:color="auto"/>
                            <w:left w:val="none" w:sz="0" w:space="0" w:color="auto"/>
                            <w:bottom w:val="none" w:sz="0" w:space="0" w:color="auto"/>
                            <w:right w:val="none" w:sz="0" w:space="0" w:color="auto"/>
                          </w:divBdr>
                          <w:divsChild>
                            <w:div w:id="177815912">
                              <w:marLeft w:val="0"/>
                              <w:marRight w:val="0"/>
                              <w:marTop w:val="0"/>
                              <w:marBottom w:val="0"/>
                              <w:divBdr>
                                <w:top w:val="none" w:sz="0" w:space="0" w:color="auto"/>
                                <w:left w:val="none" w:sz="0" w:space="0" w:color="auto"/>
                                <w:bottom w:val="none" w:sz="0" w:space="0" w:color="auto"/>
                                <w:right w:val="none" w:sz="0" w:space="0" w:color="auto"/>
                              </w:divBdr>
                            </w:div>
                            <w:div w:id="437650769">
                              <w:marLeft w:val="0"/>
                              <w:marRight w:val="0"/>
                              <w:marTop w:val="0"/>
                              <w:marBottom w:val="0"/>
                              <w:divBdr>
                                <w:top w:val="none" w:sz="0" w:space="0" w:color="auto"/>
                                <w:left w:val="none" w:sz="0" w:space="0" w:color="auto"/>
                                <w:bottom w:val="none" w:sz="0" w:space="0" w:color="auto"/>
                                <w:right w:val="none" w:sz="0" w:space="0" w:color="auto"/>
                              </w:divBdr>
                            </w:div>
                            <w:div w:id="950286376">
                              <w:marLeft w:val="0"/>
                              <w:marRight w:val="0"/>
                              <w:marTop w:val="0"/>
                              <w:marBottom w:val="0"/>
                              <w:divBdr>
                                <w:top w:val="none" w:sz="0" w:space="0" w:color="auto"/>
                                <w:left w:val="none" w:sz="0" w:space="0" w:color="auto"/>
                                <w:bottom w:val="none" w:sz="0" w:space="0" w:color="auto"/>
                                <w:right w:val="none" w:sz="0" w:space="0" w:color="auto"/>
                              </w:divBdr>
                            </w:div>
                            <w:div w:id="1442067898">
                              <w:marLeft w:val="0"/>
                              <w:marRight w:val="0"/>
                              <w:marTop w:val="0"/>
                              <w:marBottom w:val="0"/>
                              <w:divBdr>
                                <w:top w:val="none" w:sz="0" w:space="0" w:color="auto"/>
                                <w:left w:val="none" w:sz="0" w:space="0" w:color="auto"/>
                                <w:bottom w:val="none" w:sz="0" w:space="0" w:color="auto"/>
                                <w:right w:val="none" w:sz="0" w:space="0" w:color="auto"/>
                              </w:divBdr>
                            </w:div>
                            <w:div w:id="1628198835">
                              <w:marLeft w:val="0"/>
                              <w:marRight w:val="0"/>
                              <w:marTop w:val="0"/>
                              <w:marBottom w:val="0"/>
                              <w:divBdr>
                                <w:top w:val="none" w:sz="0" w:space="0" w:color="auto"/>
                                <w:left w:val="none" w:sz="0" w:space="0" w:color="auto"/>
                                <w:bottom w:val="none" w:sz="0" w:space="0" w:color="auto"/>
                                <w:right w:val="none" w:sz="0" w:space="0" w:color="auto"/>
                              </w:divBdr>
                            </w:div>
                          </w:divsChild>
                        </w:div>
                        <w:div w:id="211301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656278">
      <w:bodyDiv w:val="1"/>
      <w:marLeft w:val="0"/>
      <w:marRight w:val="0"/>
      <w:marTop w:val="0"/>
      <w:marBottom w:val="0"/>
      <w:divBdr>
        <w:top w:val="none" w:sz="0" w:space="0" w:color="auto"/>
        <w:left w:val="none" w:sz="0" w:space="0" w:color="auto"/>
        <w:bottom w:val="none" w:sz="0" w:space="0" w:color="auto"/>
        <w:right w:val="none" w:sz="0" w:space="0" w:color="auto"/>
      </w:divBdr>
      <w:divsChild>
        <w:div w:id="262882071">
          <w:marLeft w:val="0"/>
          <w:marRight w:val="0"/>
          <w:marTop w:val="0"/>
          <w:marBottom w:val="0"/>
          <w:divBdr>
            <w:top w:val="none" w:sz="0" w:space="0" w:color="auto"/>
            <w:left w:val="none" w:sz="0" w:space="0" w:color="auto"/>
            <w:bottom w:val="none" w:sz="0" w:space="0" w:color="auto"/>
            <w:right w:val="none" w:sz="0" w:space="0" w:color="auto"/>
          </w:divBdr>
          <w:divsChild>
            <w:div w:id="107284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79006">
      <w:bodyDiv w:val="1"/>
      <w:marLeft w:val="0"/>
      <w:marRight w:val="0"/>
      <w:marTop w:val="0"/>
      <w:marBottom w:val="0"/>
      <w:divBdr>
        <w:top w:val="none" w:sz="0" w:space="0" w:color="auto"/>
        <w:left w:val="none" w:sz="0" w:space="0" w:color="auto"/>
        <w:bottom w:val="none" w:sz="0" w:space="0" w:color="auto"/>
        <w:right w:val="none" w:sz="0" w:space="0" w:color="auto"/>
      </w:divBdr>
      <w:divsChild>
        <w:div w:id="760567350">
          <w:marLeft w:val="0"/>
          <w:marRight w:val="0"/>
          <w:marTop w:val="0"/>
          <w:marBottom w:val="0"/>
          <w:divBdr>
            <w:top w:val="none" w:sz="0" w:space="0" w:color="auto"/>
            <w:left w:val="none" w:sz="0" w:space="0" w:color="auto"/>
            <w:bottom w:val="none" w:sz="0" w:space="0" w:color="auto"/>
            <w:right w:val="none" w:sz="0" w:space="0" w:color="auto"/>
          </w:divBdr>
          <w:divsChild>
            <w:div w:id="1194537788">
              <w:marLeft w:val="0"/>
              <w:marRight w:val="0"/>
              <w:marTop w:val="0"/>
              <w:marBottom w:val="0"/>
              <w:divBdr>
                <w:top w:val="none" w:sz="0" w:space="0" w:color="auto"/>
                <w:left w:val="none" w:sz="0" w:space="0" w:color="auto"/>
                <w:bottom w:val="none" w:sz="0" w:space="0" w:color="auto"/>
                <w:right w:val="none" w:sz="0" w:space="0" w:color="auto"/>
              </w:divBdr>
              <w:divsChild>
                <w:div w:id="832919069">
                  <w:marLeft w:val="0"/>
                  <w:marRight w:val="0"/>
                  <w:marTop w:val="0"/>
                  <w:marBottom w:val="0"/>
                  <w:divBdr>
                    <w:top w:val="none" w:sz="0" w:space="0" w:color="auto"/>
                    <w:left w:val="none" w:sz="0" w:space="0" w:color="auto"/>
                    <w:bottom w:val="none" w:sz="0" w:space="0" w:color="auto"/>
                    <w:right w:val="none" w:sz="0" w:space="0" w:color="auto"/>
                  </w:divBdr>
                  <w:divsChild>
                    <w:div w:id="610673571">
                      <w:marLeft w:val="0"/>
                      <w:marRight w:val="0"/>
                      <w:marTop w:val="0"/>
                      <w:marBottom w:val="0"/>
                      <w:divBdr>
                        <w:top w:val="none" w:sz="0" w:space="0" w:color="auto"/>
                        <w:left w:val="none" w:sz="0" w:space="0" w:color="auto"/>
                        <w:bottom w:val="none" w:sz="0" w:space="0" w:color="auto"/>
                        <w:right w:val="none" w:sz="0" w:space="0" w:color="auto"/>
                      </w:divBdr>
                      <w:divsChild>
                        <w:div w:id="232009689">
                          <w:marLeft w:val="0"/>
                          <w:marRight w:val="0"/>
                          <w:marTop w:val="0"/>
                          <w:marBottom w:val="0"/>
                          <w:divBdr>
                            <w:top w:val="none" w:sz="0" w:space="0" w:color="auto"/>
                            <w:left w:val="none" w:sz="0" w:space="0" w:color="auto"/>
                            <w:bottom w:val="none" w:sz="0" w:space="0" w:color="auto"/>
                            <w:right w:val="none" w:sz="0" w:space="0" w:color="auto"/>
                          </w:divBdr>
                          <w:divsChild>
                            <w:div w:id="237709446">
                              <w:marLeft w:val="0"/>
                              <w:marRight w:val="0"/>
                              <w:marTop w:val="0"/>
                              <w:marBottom w:val="0"/>
                              <w:divBdr>
                                <w:top w:val="none" w:sz="0" w:space="0" w:color="auto"/>
                                <w:left w:val="none" w:sz="0" w:space="0" w:color="auto"/>
                                <w:bottom w:val="none" w:sz="0" w:space="0" w:color="auto"/>
                                <w:right w:val="none" w:sz="0" w:space="0" w:color="auto"/>
                              </w:divBdr>
                            </w:div>
                            <w:div w:id="578633703">
                              <w:marLeft w:val="0"/>
                              <w:marRight w:val="0"/>
                              <w:marTop w:val="0"/>
                              <w:marBottom w:val="0"/>
                              <w:divBdr>
                                <w:top w:val="none" w:sz="0" w:space="0" w:color="auto"/>
                                <w:left w:val="none" w:sz="0" w:space="0" w:color="auto"/>
                                <w:bottom w:val="none" w:sz="0" w:space="0" w:color="auto"/>
                                <w:right w:val="none" w:sz="0" w:space="0" w:color="auto"/>
                              </w:divBdr>
                            </w:div>
                            <w:div w:id="104668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993588">
      <w:bodyDiv w:val="1"/>
      <w:marLeft w:val="0"/>
      <w:marRight w:val="0"/>
      <w:marTop w:val="0"/>
      <w:marBottom w:val="0"/>
      <w:divBdr>
        <w:top w:val="none" w:sz="0" w:space="0" w:color="auto"/>
        <w:left w:val="none" w:sz="0" w:space="0" w:color="auto"/>
        <w:bottom w:val="none" w:sz="0" w:space="0" w:color="auto"/>
        <w:right w:val="none" w:sz="0" w:space="0" w:color="auto"/>
      </w:divBdr>
      <w:divsChild>
        <w:div w:id="86998798">
          <w:marLeft w:val="0"/>
          <w:marRight w:val="0"/>
          <w:marTop w:val="0"/>
          <w:marBottom w:val="0"/>
          <w:divBdr>
            <w:top w:val="none" w:sz="0" w:space="0" w:color="auto"/>
            <w:left w:val="none" w:sz="0" w:space="0" w:color="auto"/>
            <w:bottom w:val="none" w:sz="0" w:space="0" w:color="auto"/>
            <w:right w:val="none" w:sz="0" w:space="0" w:color="auto"/>
          </w:divBdr>
          <w:divsChild>
            <w:div w:id="1297643575">
              <w:marLeft w:val="0"/>
              <w:marRight w:val="0"/>
              <w:marTop w:val="0"/>
              <w:marBottom w:val="0"/>
              <w:divBdr>
                <w:top w:val="none" w:sz="0" w:space="0" w:color="auto"/>
                <w:left w:val="none" w:sz="0" w:space="0" w:color="auto"/>
                <w:bottom w:val="none" w:sz="0" w:space="0" w:color="auto"/>
                <w:right w:val="none" w:sz="0" w:space="0" w:color="auto"/>
              </w:divBdr>
              <w:divsChild>
                <w:div w:id="34163339">
                  <w:marLeft w:val="0"/>
                  <w:marRight w:val="0"/>
                  <w:marTop w:val="0"/>
                  <w:marBottom w:val="0"/>
                  <w:divBdr>
                    <w:top w:val="none" w:sz="0" w:space="0" w:color="auto"/>
                    <w:left w:val="none" w:sz="0" w:space="0" w:color="auto"/>
                    <w:bottom w:val="none" w:sz="0" w:space="0" w:color="auto"/>
                    <w:right w:val="none" w:sz="0" w:space="0" w:color="auto"/>
                  </w:divBdr>
                  <w:divsChild>
                    <w:div w:id="346560750">
                      <w:marLeft w:val="0"/>
                      <w:marRight w:val="0"/>
                      <w:marTop w:val="0"/>
                      <w:marBottom w:val="0"/>
                      <w:divBdr>
                        <w:top w:val="none" w:sz="0" w:space="0" w:color="auto"/>
                        <w:left w:val="none" w:sz="0" w:space="0" w:color="auto"/>
                        <w:bottom w:val="none" w:sz="0" w:space="0" w:color="auto"/>
                        <w:right w:val="none" w:sz="0" w:space="0" w:color="auto"/>
                      </w:divBdr>
                      <w:divsChild>
                        <w:div w:id="20883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632941">
      <w:bodyDiv w:val="1"/>
      <w:marLeft w:val="0"/>
      <w:marRight w:val="0"/>
      <w:marTop w:val="0"/>
      <w:marBottom w:val="0"/>
      <w:divBdr>
        <w:top w:val="none" w:sz="0" w:space="0" w:color="auto"/>
        <w:left w:val="none" w:sz="0" w:space="0" w:color="auto"/>
        <w:bottom w:val="none" w:sz="0" w:space="0" w:color="auto"/>
        <w:right w:val="none" w:sz="0" w:space="0" w:color="auto"/>
      </w:divBdr>
      <w:divsChild>
        <w:div w:id="1254163739">
          <w:marLeft w:val="0"/>
          <w:marRight w:val="0"/>
          <w:marTop w:val="0"/>
          <w:marBottom w:val="0"/>
          <w:divBdr>
            <w:top w:val="none" w:sz="0" w:space="0" w:color="auto"/>
            <w:left w:val="none" w:sz="0" w:space="0" w:color="auto"/>
            <w:bottom w:val="none" w:sz="0" w:space="0" w:color="auto"/>
            <w:right w:val="none" w:sz="0" w:space="0" w:color="auto"/>
          </w:divBdr>
          <w:divsChild>
            <w:div w:id="1521620422">
              <w:marLeft w:val="0"/>
              <w:marRight w:val="0"/>
              <w:marTop w:val="0"/>
              <w:marBottom w:val="0"/>
              <w:divBdr>
                <w:top w:val="none" w:sz="0" w:space="0" w:color="auto"/>
                <w:left w:val="none" w:sz="0" w:space="0" w:color="auto"/>
                <w:bottom w:val="none" w:sz="0" w:space="0" w:color="auto"/>
                <w:right w:val="none" w:sz="0" w:space="0" w:color="auto"/>
              </w:divBdr>
              <w:divsChild>
                <w:div w:id="380910561">
                  <w:marLeft w:val="167"/>
                  <w:marRight w:val="167"/>
                  <w:marTop w:val="167"/>
                  <w:marBottom w:val="167"/>
                  <w:divBdr>
                    <w:top w:val="none" w:sz="0" w:space="0" w:color="auto"/>
                    <w:left w:val="none" w:sz="0" w:space="0" w:color="auto"/>
                    <w:bottom w:val="none" w:sz="0" w:space="0" w:color="auto"/>
                    <w:right w:val="none" w:sz="0" w:space="0" w:color="auto"/>
                  </w:divBdr>
                  <w:divsChild>
                    <w:div w:id="987782831">
                      <w:marLeft w:val="0"/>
                      <w:marRight w:val="0"/>
                      <w:marTop w:val="0"/>
                      <w:marBottom w:val="0"/>
                      <w:divBdr>
                        <w:top w:val="none" w:sz="0" w:space="0" w:color="auto"/>
                        <w:left w:val="none" w:sz="0" w:space="0" w:color="auto"/>
                        <w:bottom w:val="none" w:sz="0" w:space="0" w:color="auto"/>
                        <w:right w:val="none" w:sz="0" w:space="0" w:color="auto"/>
                      </w:divBdr>
                      <w:divsChild>
                        <w:div w:id="7981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18114">
      <w:bodyDiv w:val="1"/>
      <w:marLeft w:val="0"/>
      <w:marRight w:val="0"/>
      <w:marTop w:val="0"/>
      <w:marBottom w:val="0"/>
      <w:divBdr>
        <w:top w:val="none" w:sz="0" w:space="0" w:color="auto"/>
        <w:left w:val="none" w:sz="0" w:space="0" w:color="auto"/>
        <w:bottom w:val="none" w:sz="0" w:space="0" w:color="auto"/>
        <w:right w:val="none" w:sz="0" w:space="0" w:color="auto"/>
      </w:divBdr>
      <w:divsChild>
        <w:div w:id="560025872">
          <w:marLeft w:val="0"/>
          <w:marRight w:val="0"/>
          <w:marTop w:val="0"/>
          <w:marBottom w:val="0"/>
          <w:divBdr>
            <w:top w:val="none" w:sz="0" w:space="0" w:color="auto"/>
            <w:left w:val="none" w:sz="0" w:space="0" w:color="auto"/>
            <w:bottom w:val="none" w:sz="0" w:space="0" w:color="auto"/>
            <w:right w:val="none" w:sz="0" w:space="0" w:color="auto"/>
          </w:divBdr>
          <w:divsChild>
            <w:div w:id="1768965723">
              <w:marLeft w:val="0"/>
              <w:marRight w:val="0"/>
              <w:marTop w:val="0"/>
              <w:marBottom w:val="0"/>
              <w:divBdr>
                <w:top w:val="none" w:sz="0" w:space="0" w:color="auto"/>
                <w:left w:val="none" w:sz="0" w:space="0" w:color="auto"/>
                <w:bottom w:val="none" w:sz="0" w:space="0" w:color="auto"/>
                <w:right w:val="none" w:sz="0" w:space="0" w:color="auto"/>
              </w:divBdr>
              <w:divsChild>
                <w:div w:id="1934389088">
                  <w:marLeft w:val="0"/>
                  <w:marRight w:val="0"/>
                  <w:marTop w:val="0"/>
                  <w:marBottom w:val="0"/>
                  <w:divBdr>
                    <w:top w:val="none" w:sz="0" w:space="0" w:color="auto"/>
                    <w:left w:val="none" w:sz="0" w:space="0" w:color="auto"/>
                    <w:bottom w:val="none" w:sz="0" w:space="0" w:color="auto"/>
                    <w:right w:val="none" w:sz="0" w:space="0" w:color="auto"/>
                  </w:divBdr>
                  <w:divsChild>
                    <w:div w:id="67831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aiacademy.edu.vn/" TargetMode="External"/><Relationship Id="rId14" Type="http://schemas.openxmlformats.org/officeDocument/2006/relationships/image" Target="media/image6.png"/><Relationship Id="rId22"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E:\hiennt\Working\AIAcademyVN\TPBankProject\Process\Template_Detailed_Design_Luc_Cuong_Co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6A37E339-083E-4549-AAF4-654FCE596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Template_Detailed_Design_Luc_Cuong_Cong.dotx</Template>
  <TotalTime>33</TotalTime>
  <Pages>27</Pages>
  <Words>1851</Words>
  <Characters>10555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Detail Design</vt:lpstr>
    </vt:vector>
  </TitlesOfParts>
  <Company>CTIN</Company>
  <LinksUpToDate>false</LinksUpToDate>
  <CharactersWithSpaces>12382</CharactersWithSpaces>
  <SharedDoc>false</SharedDoc>
  <HLinks>
    <vt:vector size="162" baseType="variant">
      <vt:variant>
        <vt:i4>1179701</vt:i4>
      </vt:variant>
      <vt:variant>
        <vt:i4>155</vt:i4>
      </vt:variant>
      <vt:variant>
        <vt:i4>0</vt:i4>
      </vt:variant>
      <vt:variant>
        <vt:i4>5</vt:i4>
      </vt:variant>
      <vt:variant>
        <vt:lpwstr/>
      </vt:variant>
      <vt:variant>
        <vt:lpwstr>_Toc306115119</vt:lpwstr>
      </vt:variant>
      <vt:variant>
        <vt:i4>1179701</vt:i4>
      </vt:variant>
      <vt:variant>
        <vt:i4>149</vt:i4>
      </vt:variant>
      <vt:variant>
        <vt:i4>0</vt:i4>
      </vt:variant>
      <vt:variant>
        <vt:i4>5</vt:i4>
      </vt:variant>
      <vt:variant>
        <vt:lpwstr/>
      </vt:variant>
      <vt:variant>
        <vt:lpwstr>_Toc306115118</vt:lpwstr>
      </vt:variant>
      <vt:variant>
        <vt:i4>1179701</vt:i4>
      </vt:variant>
      <vt:variant>
        <vt:i4>143</vt:i4>
      </vt:variant>
      <vt:variant>
        <vt:i4>0</vt:i4>
      </vt:variant>
      <vt:variant>
        <vt:i4>5</vt:i4>
      </vt:variant>
      <vt:variant>
        <vt:lpwstr/>
      </vt:variant>
      <vt:variant>
        <vt:lpwstr>_Toc306115117</vt:lpwstr>
      </vt:variant>
      <vt:variant>
        <vt:i4>1179701</vt:i4>
      </vt:variant>
      <vt:variant>
        <vt:i4>137</vt:i4>
      </vt:variant>
      <vt:variant>
        <vt:i4>0</vt:i4>
      </vt:variant>
      <vt:variant>
        <vt:i4>5</vt:i4>
      </vt:variant>
      <vt:variant>
        <vt:lpwstr/>
      </vt:variant>
      <vt:variant>
        <vt:lpwstr>_Toc306115116</vt:lpwstr>
      </vt:variant>
      <vt:variant>
        <vt:i4>1179701</vt:i4>
      </vt:variant>
      <vt:variant>
        <vt:i4>131</vt:i4>
      </vt:variant>
      <vt:variant>
        <vt:i4>0</vt:i4>
      </vt:variant>
      <vt:variant>
        <vt:i4>5</vt:i4>
      </vt:variant>
      <vt:variant>
        <vt:lpwstr/>
      </vt:variant>
      <vt:variant>
        <vt:lpwstr>_Toc306115115</vt:lpwstr>
      </vt:variant>
      <vt:variant>
        <vt:i4>1179701</vt:i4>
      </vt:variant>
      <vt:variant>
        <vt:i4>125</vt:i4>
      </vt:variant>
      <vt:variant>
        <vt:i4>0</vt:i4>
      </vt:variant>
      <vt:variant>
        <vt:i4>5</vt:i4>
      </vt:variant>
      <vt:variant>
        <vt:lpwstr/>
      </vt:variant>
      <vt:variant>
        <vt:lpwstr>_Toc306115114</vt:lpwstr>
      </vt:variant>
      <vt:variant>
        <vt:i4>1179701</vt:i4>
      </vt:variant>
      <vt:variant>
        <vt:i4>119</vt:i4>
      </vt:variant>
      <vt:variant>
        <vt:i4>0</vt:i4>
      </vt:variant>
      <vt:variant>
        <vt:i4>5</vt:i4>
      </vt:variant>
      <vt:variant>
        <vt:lpwstr/>
      </vt:variant>
      <vt:variant>
        <vt:lpwstr>_Toc306115113</vt:lpwstr>
      </vt:variant>
      <vt:variant>
        <vt:i4>1179701</vt:i4>
      </vt:variant>
      <vt:variant>
        <vt:i4>113</vt:i4>
      </vt:variant>
      <vt:variant>
        <vt:i4>0</vt:i4>
      </vt:variant>
      <vt:variant>
        <vt:i4>5</vt:i4>
      </vt:variant>
      <vt:variant>
        <vt:lpwstr/>
      </vt:variant>
      <vt:variant>
        <vt:lpwstr>_Toc306115112</vt:lpwstr>
      </vt:variant>
      <vt:variant>
        <vt:i4>1179701</vt:i4>
      </vt:variant>
      <vt:variant>
        <vt:i4>107</vt:i4>
      </vt:variant>
      <vt:variant>
        <vt:i4>0</vt:i4>
      </vt:variant>
      <vt:variant>
        <vt:i4>5</vt:i4>
      </vt:variant>
      <vt:variant>
        <vt:lpwstr/>
      </vt:variant>
      <vt:variant>
        <vt:lpwstr>_Toc306115111</vt:lpwstr>
      </vt:variant>
      <vt:variant>
        <vt:i4>1179701</vt:i4>
      </vt:variant>
      <vt:variant>
        <vt:i4>101</vt:i4>
      </vt:variant>
      <vt:variant>
        <vt:i4>0</vt:i4>
      </vt:variant>
      <vt:variant>
        <vt:i4>5</vt:i4>
      </vt:variant>
      <vt:variant>
        <vt:lpwstr/>
      </vt:variant>
      <vt:variant>
        <vt:lpwstr>_Toc306115110</vt:lpwstr>
      </vt:variant>
      <vt:variant>
        <vt:i4>1245237</vt:i4>
      </vt:variant>
      <vt:variant>
        <vt:i4>95</vt:i4>
      </vt:variant>
      <vt:variant>
        <vt:i4>0</vt:i4>
      </vt:variant>
      <vt:variant>
        <vt:i4>5</vt:i4>
      </vt:variant>
      <vt:variant>
        <vt:lpwstr/>
      </vt:variant>
      <vt:variant>
        <vt:lpwstr>_Toc306115109</vt:lpwstr>
      </vt:variant>
      <vt:variant>
        <vt:i4>1245237</vt:i4>
      </vt:variant>
      <vt:variant>
        <vt:i4>89</vt:i4>
      </vt:variant>
      <vt:variant>
        <vt:i4>0</vt:i4>
      </vt:variant>
      <vt:variant>
        <vt:i4>5</vt:i4>
      </vt:variant>
      <vt:variant>
        <vt:lpwstr/>
      </vt:variant>
      <vt:variant>
        <vt:lpwstr>_Toc306115108</vt:lpwstr>
      </vt:variant>
      <vt:variant>
        <vt:i4>1245237</vt:i4>
      </vt:variant>
      <vt:variant>
        <vt:i4>83</vt:i4>
      </vt:variant>
      <vt:variant>
        <vt:i4>0</vt:i4>
      </vt:variant>
      <vt:variant>
        <vt:i4>5</vt:i4>
      </vt:variant>
      <vt:variant>
        <vt:lpwstr/>
      </vt:variant>
      <vt:variant>
        <vt:lpwstr>_Toc306115107</vt:lpwstr>
      </vt:variant>
      <vt:variant>
        <vt:i4>1245237</vt:i4>
      </vt:variant>
      <vt:variant>
        <vt:i4>77</vt:i4>
      </vt:variant>
      <vt:variant>
        <vt:i4>0</vt:i4>
      </vt:variant>
      <vt:variant>
        <vt:i4>5</vt:i4>
      </vt:variant>
      <vt:variant>
        <vt:lpwstr/>
      </vt:variant>
      <vt:variant>
        <vt:lpwstr>_Toc306115106</vt:lpwstr>
      </vt:variant>
      <vt:variant>
        <vt:i4>1245237</vt:i4>
      </vt:variant>
      <vt:variant>
        <vt:i4>71</vt:i4>
      </vt:variant>
      <vt:variant>
        <vt:i4>0</vt:i4>
      </vt:variant>
      <vt:variant>
        <vt:i4>5</vt:i4>
      </vt:variant>
      <vt:variant>
        <vt:lpwstr/>
      </vt:variant>
      <vt:variant>
        <vt:lpwstr>_Toc306115105</vt:lpwstr>
      </vt:variant>
      <vt:variant>
        <vt:i4>1245237</vt:i4>
      </vt:variant>
      <vt:variant>
        <vt:i4>65</vt:i4>
      </vt:variant>
      <vt:variant>
        <vt:i4>0</vt:i4>
      </vt:variant>
      <vt:variant>
        <vt:i4>5</vt:i4>
      </vt:variant>
      <vt:variant>
        <vt:lpwstr/>
      </vt:variant>
      <vt:variant>
        <vt:lpwstr>_Toc306115104</vt:lpwstr>
      </vt:variant>
      <vt:variant>
        <vt:i4>1245237</vt:i4>
      </vt:variant>
      <vt:variant>
        <vt:i4>59</vt:i4>
      </vt:variant>
      <vt:variant>
        <vt:i4>0</vt:i4>
      </vt:variant>
      <vt:variant>
        <vt:i4>5</vt:i4>
      </vt:variant>
      <vt:variant>
        <vt:lpwstr/>
      </vt:variant>
      <vt:variant>
        <vt:lpwstr>_Toc306115103</vt:lpwstr>
      </vt:variant>
      <vt:variant>
        <vt:i4>1245237</vt:i4>
      </vt:variant>
      <vt:variant>
        <vt:i4>53</vt:i4>
      </vt:variant>
      <vt:variant>
        <vt:i4>0</vt:i4>
      </vt:variant>
      <vt:variant>
        <vt:i4>5</vt:i4>
      </vt:variant>
      <vt:variant>
        <vt:lpwstr/>
      </vt:variant>
      <vt:variant>
        <vt:lpwstr>_Toc306115102</vt:lpwstr>
      </vt:variant>
      <vt:variant>
        <vt:i4>1245237</vt:i4>
      </vt:variant>
      <vt:variant>
        <vt:i4>47</vt:i4>
      </vt:variant>
      <vt:variant>
        <vt:i4>0</vt:i4>
      </vt:variant>
      <vt:variant>
        <vt:i4>5</vt:i4>
      </vt:variant>
      <vt:variant>
        <vt:lpwstr/>
      </vt:variant>
      <vt:variant>
        <vt:lpwstr>_Toc306115101</vt:lpwstr>
      </vt:variant>
      <vt:variant>
        <vt:i4>1245237</vt:i4>
      </vt:variant>
      <vt:variant>
        <vt:i4>41</vt:i4>
      </vt:variant>
      <vt:variant>
        <vt:i4>0</vt:i4>
      </vt:variant>
      <vt:variant>
        <vt:i4>5</vt:i4>
      </vt:variant>
      <vt:variant>
        <vt:lpwstr/>
      </vt:variant>
      <vt:variant>
        <vt:lpwstr>_Toc306115100</vt:lpwstr>
      </vt:variant>
      <vt:variant>
        <vt:i4>1703988</vt:i4>
      </vt:variant>
      <vt:variant>
        <vt:i4>35</vt:i4>
      </vt:variant>
      <vt:variant>
        <vt:i4>0</vt:i4>
      </vt:variant>
      <vt:variant>
        <vt:i4>5</vt:i4>
      </vt:variant>
      <vt:variant>
        <vt:lpwstr/>
      </vt:variant>
      <vt:variant>
        <vt:lpwstr>_Toc306115099</vt:lpwstr>
      </vt:variant>
      <vt:variant>
        <vt:i4>1703988</vt:i4>
      </vt:variant>
      <vt:variant>
        <vt:i4>29</vt:i4>
      </vt:variant>
      <vt:variant>
        <vt:i4>0</vt:i4>
      </vt:variant>
      <vt:variant>
        <vt:i4>5</vt:i4>
      </vt:variant>
      <vt:variant>
        <vt:lpwstr/>
      </vt:variant>
      <vt:variant>
        <vt:lpwstr>_Toc306115098</vt:lpwstr>
      </vt:variant>
      <vt:variant>
        <vt:i4>1703988</vt:i4>
      </vt:variant>
      <vt:variant>
        <vt:i4>23</vt:i4>
      </vt:variant>
      <vt:variant>
        <vt:i4>0</vt:i4>
      </vt:variant>
      <vt:variant>
        <vt:i4>5</vt:i4>
      </vt:variant>
      <vt:variant>
        <vt:lpwstr/>
      </vt:variant>
      <vt:variant>
        <vt:lpwstr>_Toc306115097</vt:lpwstr>
      </vt:variant>
      <vt:variant>
        <vt:i4>1703988</vt:i4>
      </vt:variant>
      <vt:variant>
        <vt:i4>17</vt:i4>
      </vt:variant>
      <vt:variant>
        <vt:i4>0</vt:i4>
      </vt:variant>
      <vt:variant>
        <vt:i4>5</vt:i4>
      </vt:variant>
      <vt:variant>
        <vt:lpwstr/>
      </vt:variant>
      <vt:variant>
        <vt:lpwstr>_Toc306115096</vt:lpwstr>
      </vt:variant>
      <vt:variant>
        <vt:i4>1703988</vt:i4>
      </vt:variant>
      <vt:variant>
        <vt:i4>11</vt:i4>
      </vt:variant>
      <vt:variant>
        <vt:i4>0</vt:i4>
      </vt:variant>
      <vt:variant>
        <vt:i4>5</vt:i4>
      </vt:variant>
      <vt:variant>
        <vt:lpwstr/>
      </vt:variant>
      <vt:variant>
        <vt:lpwstr>_Toc306115095</vt:lpwstr>
      </vt:variant>
      <vt:variant>
        <vt:i4>1703988</vt:i4>
      </vt:variant>
      <vt:variant>
        <vt:i4>5</vt:i4>
      </vt:variant>
      <vt:variant>
        <vt:i4>0</vt:i4>
      </vt:variant>
      <vt:variant>
        <vt:i4>5</vt:i4>
      </vt:variant>
      <vt:variant>
        <vt:lpwstr/>
      </vt:variant>
      <vt:variant>
        <vt:lpwstr>_Toc306115094</vt:lpwstr>
      </vt:variant>
      <vt:variant>
        <vt:i4>6029388</vt:i4>
      </vt:variant>
      <vt:variant>
        <vt:i4>0</vt:i4>
      </vt:variant>
      <vt:variant>
        <vt:i4>0</vt:i4>
      </vt:variant>
      <vt:variant>
        <vt:i4>5</vt:i4>
      </vt:variant>
      <vt:variant>
        <vt:lpwstr>http://www.ct-in.com.vn/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 Design</dc:title>
  <dc:subject>v 1/0/0</dc:subject>
  <dc:creator>HienNT</dc:creator>
  <cp:lastModifiedBy>21H1 HNQA</cp:lastModifiedBy>
  <cp:revision>3</cp:revision>
  <dcterms:created xsi:type="dcterms:W3CDTF">2021-01-07T22:02:00Z</dcterms:created>
  <dcterms:modified xsi:type="dcterms:W3CDTF">2025-09-29T13:07:00Z</dcterms:modified>
</cp:coreProperties>
</file>